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944" w14:textId="728A2E4E" w:rsidR="009C5599" w:rsidRPr="00BA27F2" w:rsidRDefault="009C5599" w:rsidP="00397051">
      <w:pPr>
        <w:spacing w:before="120"/>
        <w:ind w:left="0" w:firstLine="0"/>
        <w:jc w:val="center"/>
        <w:rPr>
          <w:rFonts w:asciiTheme="minorHAnsi" w:hAnsiTheme="minorHAnsi" w:cstheme="minorHAnsi"/>
          <w:b/>
          <w:sz w:val="22"/>
          <w:szCs w:val="22"/>
        </w:rPr>
      </w:pPr>
      <w:r w:rsidRPr="00BA27F2">
        <w:rPr>
          <w:rFonts w:asciiTheme="minorHAnsi" w:eastAsia="Arial" w:hAnsiTheme="minorHAnsi" w:cstheme="minorHAnsi"/>
          <w:b/>
          <w:sz w:val="22"/>
          <w:szCs w:val="22"/>
        </w:rPr>
        <w:t xml:space="preserve">DATA EVALUATION </w:t>
      </w:r>
      <w:r w:rsidR="00BA27F2">
        <w:rPr>
          <w:rFonts w:asciiTheme="minorHAnsi" w:eastAsia="Arial" w:hAnsiTheme="minorHAnsi" w:cstheme="minorHAnsi"/>
          <w:b/>
          <w:sz w:val="22"/>
          <w:szCs w:val="22"/>
        </w:rPr>
        <w:t xml:space="preserve">AND MUTUAL NONDISCLOSURE </w:t>
      </w:r>
      <w:r w:rsidRPr="00BA27F2">
        <w:rPr>
          <w:rFonts w:asciiTheme="minorHAnsi" w:eastAsia="Arial" w:hAnsiTheme="minorHAnsi" w:cstheme="minorHAnsi"/>
          <w:b/>
          <w:sz w:val="22"/>
          <w:szCs w:val="22"/>
        </w:rPr>
        <w:t>AGREEMENT</w:t>
      </w:r>
    </w:p>
    <w:p w14:paraId="3461D45D" w14:textId="7A62D3DD" w:rsidR="009C5599" w:rsidRPr="00397051" w:rsidRDefault="00C469FF" w:rsidP="00F92F6A">
      <w:pPr>
        <w:ind w:left="0" w:firstLine="0"/>
        <w:rPr>
          <w:rFonts w:asciiTheme="minorHAnsi" w:hAnsiTheme="minorHAnsi" w:cstheme="minorHAnsi"/>
          <w:sz w:val="20"/>
          <w:szCs w:val="20"/>
        </w:rPr>
      </w:pPr>
      <w:r w:rsidRPr="00397051">
        <w:rPr>
          <w:rFonts w:asciiTheme="minorHAnsi" w:hAnsiTheme="minorHAnsi" w:cstheme="minorHAnsi"/>
          <w:sz w:val="20"/>
          <w:szCs w:val="20"/>
        </w:rPr>
        <w:t xml:space="preserve">This Data Evaluation </w:t>
      </w:r>
      <w:r w:rsidR="00BA27F2" w:rsidRPr="00397051">
        <w:rPr>
          <w:rFonts w:asciiTheme="minorHAnsi" w:hAnsiTheme="minorHAnsi" w:cstheme="minorHAnsi"/>
          <w:sz w:val="20"/>
          <w:szCs w:val="20"/>
        </w:rPr>
        <w:t xml:space="preserve">and Mutual Nondisclosure </w:t>
      </w:r>
      <w:r w:rsidRPr="00397051">
        <w:rPr>
          <w:rFonts w:asciiTheme="minorHAnsi" w:hAnsiTheme="minorHAnsi" w:cstheme="minorHAnsi"/>
          <w:sz w:val="20"/>
          <w:szCs w:val="20"/>
        </w:rPr>
        <w:t>Agreement</w:t>
      </w:r>
      <w:r w:rsidR="00AB24F1" w:rsidRPr="00397051">
        <w:rPr>
          <w:rFonts w:asciiTheme="minorHAnsi" w:hAnsiTheme="minorHAnsi" w:cstheme="minorHAnsi"/>
          <w:sz w:val="20"/>
          <w:szCs w:val="20"/>
        </w:rPr>
        <w:t xml:space="preserve"> </w:t>
      </w:r>
      <w:r w:rsidR="009C5599" w:rsidRPr="00397051">
        <w:rPr>
          <w:rFonts w:asciiTheme="minorHAnsi" w:hAnsiTheme="minorHAnsi" w:cstheme="minorHAnsi"/>
          <w:sz w:val="20"/>
          <w:szCs w:val="20"/>
        </w:rPr>
        <w:t>(</w:t>
      </w:r>
      <w:r w:rsidR="00D0797C" w:rsidRPr="00397051">
        <w:rPr>
          <w:rFonts w:asciiTheme="minorHAnsi" w:hAnsiTheme="minorHAnsi" w:cstheme="minorHAnsi"/>
          <w:sz w:val="20"/>
          <w:szCs w:val="20"/>
        </w:rPr>
        <w:t>“</w:t>
      </w:r>
      <w:r w:rsidR="009C5599" w:rsidRPr="00397051">
        <w:rPr>
          <w:rFonts w:asciiTheme="minorHAnsi" w:hAnsiTheme="minorHAnsi" w:cstheme="minorHAnsi"/>
          <w:b/>
          <w:bCs/>
          <w:sz w:val="20"/>
          <w:szCs w:val="20"/>
        </w:rPr>
        <w:t>Agreement</w:t>
      </w:r>
      <w:r w:rsidR="00D0797C"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is made as of the date of the last signature below (</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Effective Date</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 xml:space="preserve">) by and between </w:t>
      </w:r>
      <w:r w:rsidR="00800B7F" w:rsidRPr="00397051">
        <w:rPr>
          <w:rFonts w:asciiTheme="minorHAnsi" w:hAnsiTheme="minorHAnsi" w:cstheme="minorHAnsi"/>
          <w:sz w:val="20"/>
          <w:szCs w:val="20"/>
        </w:rPr>
        <w:t>Quadrant Global</w:t>
      </w:r>
      <w:r w:rsidR="00F60EA4" w:rsidRPr="00397051">
        <w:rPr>
          <w:rFonts w:asciiTheme="minorHAnsi" w:hAnsiTheme="minorHAnsi" w:cstheme="minorHAnsi"/>
          <w:sz w:val="20"/>
          <w:szCs w:val="20"/>
        </w:rPr>
        <w:t xml:space="preserve"> Pt</w:t>
      </w:r>
      <w:r w:rsidR="00A65C42" w:rsidRPr="00397051">
        <w:rPr>
          <w:rFonts w:asciiTheme="minorHAnsi" w:hAnsiTheme="minorHAnsi" w:cstheme="minorHAnsi"/>
          <w:sz w:val="20"/>
          <w:szCs w:val="20"/>
        </w:rPr>
        <w:t>e</w:t>
      </w:r>
      <w:r w:rsidR="00F60EA4" w:rsidRPr="00397051">
        <w:rPr>
          <w:rFonts w:asciiTheme="minorHAnsi" w:hAnsiTheme="minorHAnsi" w:cstheme="minorHAnsi"/>
          <w:sz w:val="20"/>
          <w:szCs w:val="20"/>
        </w:rPr>
        <w:t xml:space="preserve"> Ltd., a Singapore corporation, with the </w:t>
      </w:r>
      <w:r w:rsidR="00F60EA4" w:rsidRPr="00966670">
        <w:rPr>
          <w:rFonts w:asciiTheme="minorHAnsi" w:hAnsiTheme="minorHAnsi" w:cstheme="minorHAnsi"/>
          <w:sz w:val="20"/>
          <w:szCs w:val="20"/>
        </w:rPr>
        <w:t xml:space="preserve">registered office located at </w:t>
      </w:r>
      <w:r w:rsidR="007671C8" w:rsidRPr="00966670">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007671C8" w:rsidRPr="00966670">
        <w:rPr>
          <w:rFonts w:asciiTheme="minorHAnsi" w:hAnsiTheme="minorHAnsi" w:cstheme="minorHAnsi"/>
          <w:sz w:val="20"/>
          <w:szCs w:val="20"/>
        </w:rPr>
        <w:t xml:space="preserve"> North Bridge Centre, Singapore 188727</w:t>
      </w:r>
      <w:r w:rsidR="00F60EA4" w:rsidRPr="00966670" w:rsidDel="003505AA">
        <w:rPr>
          <w:rFonts w:asciiTheme="minorHAnsi" w:hAnsiTheme="minorHAnsi" w:cstheme="minorHAnsi"/>
          <w:sz w:val="20"/>
          <w:szCs w:val="20"/>
        </w:rPr>
        <w:t xml:space="preserve"> </w:t>
      </w:r>
      <w:r w:rsidR="00F60EA4"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r w:rsidR="00F21267" w:rsidRPr="00966670">
        <w:rPr>
          <w:rFonts w:asciiTheme="minorHAnsi" w:hAnsiTheme="minorHAnsi" w:cstheme="minorHAnsi"/>
          <w:sz w:val="20"/>
          <w:szCs w:val="20"/>
        </w:rPr>
        <w:t>Licensor</w:t>
      </w:r>
      <w:r w:rsidR="00D0797C" w:rsidRPr="00966670">
        <w:rPr>
          <w:rFonts w:asciiTheme="minorHAnsi" w:hAnsiTheme="minorHAnsi" w:cstheme="minorHAnsi"/>
          <w:sz w:val="20"/>
          <w:szCs w:val="20"/>
        </w:rPr>
        <w:t>”</w:t>
      </w:r>
      <w:r w:rsidR="00F60EA4" w:rsidRPr="00966670">
        <w:rPr>
          <w:rFonts w:asciiTheme="minorHAnsi" w:hAnsiTheme="minorHAnsi" w:cstheme="minorHAnsi"/>
          <w:sz w:val="20"/>
          <w:szCs w:val="20"/>
        </w:rPr>
        <w:t xml:space="preserve">) and </w:t>
      </w:r>
      <w:bookmarkStart w:id="0" w:name="_Hlk498459050"/>
      <w:ins w:id="1" w:author="EPFL - VCO" w:date="2025-10-28T09:58:00Z" w16du:dateUtc="2025-10-28T08:58:00Z">
        <w:r w:rsidR="006178A3" w:rsidRPr="006178A3">
          <w:rPr>
            <w:rFonts w:asciiTheme="minorHAnsi" w:hAnsiTheme="minorHAnsi" w:cstheme="minorHAnsi"/>
            <w:b/>
            <w:sz w:val="20"/>
            <w:szCs w:val="20"/>
          </w:rPr>
          <w:t>Swiss Federal Institute of Technology in Lausanne - EPFL</w:t>
        </w:r>
        <w:r w:rsidR="006178A3" w:rsidRPr="006178A3">
          <w:rPr>
            <w:rFonts w:asciiTheme="minorHAnsi" w:hAnsiTheme="minorHAnsi" w:cstheme="minorHAnsi"/>
            <w:bCs/>
            <w:sz w:val="20"/>
            <w:szCs w:val="20"/>
            <w:rPrChange w:id="2" w:author="EPFL - VCO" w:date="2025-10-28T09:58:00Z" w16du:dateUtc="2025-10-28T08:58:00Z">
              <w:rPr>
                <w:rFonts w:asciiTheme="minorHAnsi" w:hAnsiTheme="minorHAnsi" w:cstheme="minorHAnsi"/>
                <w:b/>
                <w:sz w:val="20"/>
                <w:szCs w:val="20"/>
              </w:rPr>
            </w:rPrChange>
          </w:rPr>
          <w:t xml:space="preserve">, a Public Establishment of Higher Education and Research, having its registered office at </w:t>
        </w:r>
        <w:proofErr w:type="spellStart"/>
        <w:r w:rsidR="006178A3" w:rsidRPr="006178A3">
          <w:rPr>
            <w:rFonts w:asciiTheme="minorHAnsi" w:hAnsiTheme="minorHAnsi" w:cstheme="minorHAnsi"/>
            <w:bCs/>
            <w:sz w:val="20"/>
            <w:szCs w:val="20"/>
            <w:rPrChange w:id="3" w:author="EPFL - VCO" w:date="2025-10-28T09:58:00Z" w16du:dateUtc="2025-10-28T08:58:00Z">
              <w:rPr>
                <w:rFonts w:asciiTheme="minorHAnsi" w:hAnsiTheme="minorHAnsi" w:cstheme="minorHAnsi"/>
                <w:b/>
                <w:sz w:val="20"/>
                <w:szCs w:val="20"/>
              </w:rPr>
            </w:rPrChange>
          </w:rPr>
          <w:t>Bâtiment</w:t>
        </w:r>
        <w:proofErr w:type="spellEnd"/>
        <w:r w:rsidR="006178A3" w:rsidRPr="006178A3">
          <w:rPr>
            <w:rFonts w:asciiTheme="minorHAnsi" w:hAnsiTheme="minorHAnsi" w:cstheme="minorHAnsi"/>
            <w:bCs/>
            <w:sz w:val="20"/>
            <w:szCs w:val="20"/>
            <w:rPrChange w:id="4" w:author="EPFL - VCO" w:date="2025-10-28T09:58:00Z" w16du:dateUtc="2025-10-28T08:58:00Z">
              <w:rPr>
                <w:rFonts w:asciiTheme="minorHAnsi" w:hAnsiTheme="minorHAnsi" w:cstheme="minorHAnsi"/>
                <w:b/>
                <w:sz w:val="20"/>
                <w:szCs w:val="20"/>
              </w:rPr>
            </w:rPrChange>
          </w:rPr>
          <w:t xml:space="preserve"> CE – 3.316, Station 1, 1015 Lausanne, Switzerland</w:t>
        </w:r>
        <w:r w:rsidR="006178A3">
          <w:rPr>
            <w:rFonts w:asciiTheme="minorHAnsi" w:hAnsiTheme="minorHAnsi" w:cstheme="minorHAnsi"/>
            <w:b/>
            <w:sz w:val="20"/>
            <w:szCs w:val="20"/>
          </w:rPr>
          <w:t xml:space="preserve">, c/o </w:t>
        </w:r>
        <w:r w:rsidR="006178A3" w:rsidRPr="006178A3">
          <w:rPr>
            <w:rFonts w:asciiTheme="minorHAnsi" w:hAnsiTheme="minorHAnsi" w:cstheme="minorHAnsi"/>
            <w:b/>
            <w:sz w:val="20"/>
            <w:szCs w:val="20"/>
          </w:rPr>
          <w:t>Chair of Policy and Sustainability</w:t>
        </w:r>
      </w:ins>
      <w:ins w:id="5" w:author="EPFL - VCO" w:date="2025-10-28T09:59:00Z" w16du:dateUtc="2025-10-28T08:59:00Z">
        <w:r w:rsidR="006178A3">
          <w:rPr>
            <w:rFonts w:asciiTheme="minorHAnsi" w:hAnsiTheme="minorHAnsi" w:cstheme="minorHAnsi"/>
            <w:b/>
            <w:sz w:val="20"/>
            <w:szCs w:val="20"/>
          </w:rPr>
          <w:t xml:space="preserve"> </w:t>
        </w:r>
      </w:ins>
      <w:ins w:id="6" w:author="EPFL - VCO" w:date="2025-10-28T09:58:00Z" w16du:dateUtc="2025-10-28T08:58:00Z">
        <w:r w:rsidR="006178A3" w:rsidRPr="006178A3">
          <w:rPr>
            <w:rFonts w:asciiTheme="minorHAnsi" w:hAnsiTheme="minorHAnsi" w:cstheme="minorHAnsi"/>
            <w:b/>
            <w:sz w:val="20"/>
            <w:szCs w:val="20"/>
          </w:rPr>
          <w:t>PASU</w:t>
        </w:r>
      </w:ins>
      <w:del w:id="7" w:author="EPFL - VCO" w:date="2025-10-28T09:58:00Z" w16du:dateUtc="2025-10-28T08:58:00Z">
        <w:r w:rsidR="001B51AF" w:rsidRPr="00966670" w:rsidDel="006178A3">
          <w:rPr>
            <w:rFonts w:asciiTheme="minorHAnsi" w:hAnsiTheme="minorHAnsi" w:cstheme="minorHAnsi"/>
            <w:b/>
            <w:sz w:val="20"/>
            <w:szCs w:val="20"/>
          </w:rPr>
          <w:delText>[Company Name]</w:delText>
        </w:r>
        <w:r w:rsidR="004C0E8C" w:rsidDel="006178A3">
          <w:rPr>
            <w:rFonts w:asciiTheme="minorHAnsi" w:hAnsiTheme="minorHAnsi" w:cstheme="minorHAnsi"/>
            <w:bCs/>
            <w:sz w:val="20"/>
            <w:szCs w:val="20"/>
          </w:rPr>
          <w:delText xml:space="preserve">, </w:delText>
        </w:r>
        <w:r w:rsidR="00F51CB5" w:rsidDel="006178A3">
          <w:rPr>
            <w:rFonts w:asciiTheme="minorHAnsi" w:hAnsiTheme="minorHAnsi" w:cstheme="minorHAnsi"/>
            <w:bCs/>
            <w:sz w:val="20"/>
            <w:szCs w:val="20"/>
          </w:rPr>
          <w:delText>registered</w:delText>
        </w:r>
        <w:r w:rsidR="004C0E8C" w:rsidDel="006178A3">
          <w:rPr>
            <w:rFonts w:asciiTheme="minorHAnsi" w:hAnsiTheme="minorHAnsi" w:cstheme="minorHAnsi"/>
            <w:bCs/>
            <w:sz w:val="20"/>
            <w:szCs w:val="20"/>
          </w:rPr>
          <w:delText xml:space="preserve"> </w:delText>
        </w:r>
        <w:r w:rsidR="006C1DE4" w:rsidRPr="00966670" w:rsidDel="006178A3">
          <w:rPr>
            <w:rFonts w:asciiTheme="minorHAnsi" w:hAnsiTheme="minorHAnsi" w:cstheme="minorHAnsi"/>
            <w:bCs/>
            <w:sz w:val="20"/>
            <w:szCs w:val="20"/>
          </w:rPr>
          <w:delText>in the</w:delText>
        </w:r>
        <w:r w:rsidR="006C1DE4" w:rsidRPr="00966670" w:rsidDel="006178A3">
          <w:rPr>
            <w:rFonts w:asciiTheme="minorHAnsi" w:hAnsiTheme="minorHAnsi" w:cstheme="minorHAnsi"/>
            <w:b/>
            <w:sz w:val="20"/>
            <w:szCs w:val="20"/>
          </w:rPr>
          <w:delText xml:space="preserve"> </w:delText>
        </w:r>
        <w:r w:rsidRPr="00966670" w:rsidDel="006178A3">
          <w:rPr>
            <w:rFonts w:asciiTheme="minorHAnsi" w:hAnsiTheme="minorHAnsi" w:cstheme="minorHAnsi"/>
            <w:sz w:val="20"/>
            <w:szCs w:val="20"/>
          </w:rPr>
          <w:delText xml:space="preserve">country of </w:delText>
        </w:r>
        <w:r w:rsidR="001B51AF" w:rsidRPr="00966670" w:rsidDel="006178A3">
          <w:rPr>
            <w:rFonts w:asciiTheme="minorHAnsi" w:hAnsiTheme="minorHAnsi" w:cstheme="minorHAnsi"/>
            <w:b/>
            <w:sz w:val="20"/>
            <w:szCs w:val="20"/>
          </w:rPr>
          <w:delText>[Country]</w:delText>
        </w:r>
        <w:r w:rsidR="004C0E8C" w:rsidRPr="004C0E8C" w:rsidDel="006178A3">
          <w:rPr>
            <w:rFonts w:asciiTheme="minorHAnsi" w:hAnsiTheme="minorHAnsi" w:cstheme="minorHAnsi"/>
            <w:bCs/>
            <w:sz w:val="20"/>
            <w:szCs w:val="20"/>
          </w:rPr>
          <w:delText>,</w:delText>
        </w:r>
        <w:r w:rsidR="00397051" w:rsidRPr="004C0E8C" w:rsidDel="006178A3">
          <w:rPr>
            <w:rFonts w:asciiTheme="minorHAnsi" w:hAnsiTheme="minorHAnsi" w:cstheme="minorHAnsi"/>
            <w:bCs/>
            <w:sz w:val="20"/>
            <w:szCs w:val="20"/>
          </w:rPr>
          <w:delText xml:space="preserve"> </w:delText>
        </w:r>
        <w:r w:rsidRPr="00966670" w:rsidDel="006178A3">
          <w:rPr>
            <w:rFonts w:asciiTheme="minorHAnsi" w:hAnsiTheme="minorHAnsi" w:cstheme="minorHAnsi"/>
            <w:sz w:val="20"/>
            <w:szCs w:val="20"/>
          </w:rPr>
          <w:delText xml:space="preserve">having a principal place of business at </w:delText>
        </w:r>
        <w:r w:rsidR="001B51AF" w:rsidRPr="00966670" w:rsidDel="006178A3">
          <w:rPr>
            <w:rFonts w:asciiTheme="minorHAnsi" w:hAnsiTheme="minorHAnsi" w:cstheme="minorHAnsi"/>
            <w:b/>
            <w:sz w:val="20"/>
            <w:szCs w:val="20"/>
          </w:rPr>
          <w:delText>[Address]</w:delText>
        </w:r>
      </w:del>
      <w:r w:rsidR="00397051" w:rsidRPr="00966670">
        <w:rPr>
          <w:rFonts w:asciiTheme="minorHAnsi" w:hAnsiTheme="minorHAnsi" w:cstheme="minorHAnsi"/>
          <w:sz w:val="20"/>
          <w:szCs w:val="20"/>
        </w:rPr>
        <w:t xml:space="preserve"> </w:t>
      </w:r>
      <w:r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del w:id="8" w:author="EPFL - VCO" w:date="2025-10-28T09:59:00Z" w16du:dateUtc="2025-10-28T08:59:00Z">
        <w:r w:rsidRPr="00966670" w:rsidDel="006178A3">
          <w:rPr>
            <w:rFonts w:asciiTheme="minorHAnsi" w:hAnsiTheme="minorHAnsi" w:cstheme="minorHAnsi"/>
            <w:b/>
            <w:bCs/>
            <w:sz w:val="20"/>
            <w:szCs w:val="20"/>
          </w:rPr>
          <w:delText>Other Party</w:delText>
        </w:r>
      </w:del>
      <w:ins w:id="9" w:author="EPFL - VCO" w:date="2025-10-28T09:59:00Z" w16du:dateUtc="2025-10-28T08:59:00Z">
        <w:r w:rsidR="006178A3">
          <w:rPr>
            <w:rFonts w:asciiTheme="minorHAnsi" w:hAnsiTheme="minorHAnsi" w:cstheme="minorHAnsi"/>
            <w:b/>
            <w:bCs/>
            <w:sz w:val="20"/>
            <w:szCs w:val="20"/>
          </w:rPr>
          <w:t>EPFL</w:t>
        </w:r>
      </w:ins>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Each of the Licensor and Licensee are referred to as a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Party</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and are collectively referred to as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Parties</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in this Agreement.</w:t>
      </w:r>
      <w:bookmarkEnd w:id="0"/>
    </w:p>
    <w:p w14:paraId="51D8B13B" w14:textId="498695A6" w:rsidR="00D23098" w:rsidRPr="00F92F6A" w:rsidRDefault="009C5599" w:rsidP="00F92F6A">
      <w:pPr>
        <w:tabs>
          <w:tab w:val="left" w:pos="360"/>
        </w:tabs>
        <w:ind w:left="0" w:firstLine="0"/>
        <w:rPr>
          <w:rFonts w:asciiTheme="minorHAnsi" w:hAnsiTheme="minorHAnsi" w:cstheme="minorHAnsi"/>
          <w:sz w:val="20"/>
          <w:szCs w:val="20"/>
        </w:rPr>
      </w:pPr>
      <w:r w:rsidRPr="00F92F6A">
        <w:rPr>
          <w:rFonts w:asciiTheme="minorHAnsi" w:hAnsiTheme="minorHAnsi" w:cstheme="minorHAnsi"/>
          <w:sz w:val="20"/>
          <w:szCs w:val="20"/>
        </w:rPr>
        <w:t>The Parties agree as follows:</w:t>
      </w:r>
    </w:p>
    <w:p w14:paraId="7345CD97" w14:textId="2DF93249" w:rsidR="009C5599" w:rsidRPr="00F92F6A" w:rsidRDefault="009C5599" w:rsidP="00F92F6A">
      <w:pPr>
        <w:numPr>
          <w:ilvl w:val="0"/>
          <w:numId w:val="3"/>
        </w:numPr>
        <w:ind w:left="360" w:hanging="360"/>
        <w:rPr>
          <w:rFonts w:asciiTheme="minorHAnsi" w:hAnsiTheme="minorHAnsi" w:cstheme="minorHAnsi"/>
          <w:sz w:val="20"/>
          <w:szCs w:val="20"/>
        </w:rPr>
      </w:pPr>
      <w:r w:rsidRPr="00F92F6A">
        <w:rPr>
          <w:rFonts w:asciiTheme="minorHAnsi" w:hAnsiTheme="minorHAnsi" w:cstheme="minorHAnsi"/>
          <w:b/>
          <w:sz w:val="20"/>
          <w:szCs w:val="20"/>
        </w:rPr>
        <w:t>DEFINITIONS</w:t>
      </w:r>
    </w:p>
    <w:p w14:paraId="57ECFEEF" w14:textId="5902D97A"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Software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computer</w:t>
      </w:r>
      <w:r w:rsidR="00E52E1F" w:rsidRPr="00397051">
        <w:rPr>
          <w:rFonts w:asciiTheme="minorHAnsi" w:hAnsiTheme="minorHAnsi" w:cstheme="minorHAnsi"/>
          <w:sz w:val="20"/>
          <w:szCs w:val="20"/>
        </w:rPr>
        <w:t>-</w:t>
      </w:r>
      <w:r w:rsidR="009C5599" w:rsidRPr="00397051">
        <w:rPr>
          <w:rFonts w:asciiTheme="minorHAnsi" w:hAnsiTheme="minorHAnsi" w:cstheme="minorHAnsi"/>
          <w:sz w:val="20"/>
          <w:szCs w:val="20"/>
        </w:rPr>
        <w:t>based programs or code provided by the Licensor to assist with the use or extraction of Data</w:t>
      </w:r>
      <w:r w:rsidR="00C469FF" w:rsidRPr="00397051">
        <w:rPr>
          <w:rFonts w:asciiTheme="minorHAnsi" w:hAnsiTheme="minorHAnsi" w:cstheme="minorHAnsi"/>
          <w:sz w:val="20"/>
          <w:szCs w:val="20"/>
        </w:rPr>
        <w:t xml:space="preserve"> (as defined herein)</w:t>
      </w:r>
      <w:r w:rsidR="009C5599" w:rsidRPr="00397051">
        <w:rPr>
          <w:rFonts w:asciiTheme="minorHAnsi" w:hAnsiTheme="minorHAnsi" w:cstheme="minorHAnsi"/>
          <w:sz w:val="20"/>
          <w:szCs w:val="20"/>
        </w:rPr>
        <w:t xml:space="preserve">. </w:t>
      </w:r>
    </w:p>
    <w:p w14:paraId="39FCF203" w14:textId="17ABBD16"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Data</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w:t>
      </w:r>
      <w:r w:rsidR="00F60EA4" w:rsidRPr="00397051">
        <w:rPr>
          <w:rFonts w:asciiTheme="minorHAnsi" w:hAnsiTheme="minorHAnsi" w:cstheme="minorHAnsi"/>
          <w:sz w:val="20"/>
          <w:szCs w:val="20"/>
        </w:rPr>
        <w:t xml:space="preserve">all </w:t>
      </w:r>
      <w:r w:rsidR="009C5599" w:rsidRPr="00397051">
        <w:rPr>
          <w:rFonts w:asciiTheme="minorHAnsi" w:hAnsiTheme="minorHAnsi" w:cstheme="minorHAnsi"/>
          <w:sz w:val="20"/>
          <w:szCs w:val="20"/>
        </w:rPr>
        <w:t xml:space="preserve">data </w:t>
      </w:r>
      <w:r w:rsidR="00F60EA4" w:rsidRPr="00397051">
        <w:rPr>
          <w:rFonts w:asciiTheme="minorHAnsi" w:hAnsiTheme="minorHAnsi" w:cstheme="minorHAnsi"/>
          <w:sz w:val="20"/>
          <w:szCs w:val="20"/>
        </w:rPr>
        <w:t>sets</w:t>
      </w:r>
      <w:r w:rsidR="009C5599" w:rsidRPr="00397051">
        <w:rPr>
          <w:rFonts w:asciiTheme="minorHAnsi" w:hAnsiTheme="minorHAnsi" w:cstheme="minorHAnsi"/>
          <w:sz w:val="20"/>
          <w:szCs w:val="20"/>
        </w:rPr>
        <w:t xml:space="preserve"> including but not limited to device ID, time stamp,</w:t>
      </w:r>
      <w:r w:rsidR="00625911" w:rsidRPr="00397051">
        <w:rPr>
          <w:rFonts w:asciiTheme="minorHAnsi" w:hAnsiTheme="minorHAnsi" w:cstheme="minorHAnsi"/>
          <w:sz w:val="20"/>
          <w:szCs w:val="20"/>
        </w:rPr>
        <w:t xml:space="preserve"> latitude, longitude,</w:t>
      </w:r>
      <w:r w:rsidR="009C5599" w:rsidRPr="00397051">
        <w:rPr>
          <w:rFonts w:asciiTheme="minorHAnsi" w:hAnsiTheme="minorHAnsi" w:cstheme="minorHAnsi"/>
          <w:sz w:val="20"/>
          <w:szCs w:val="20"/>
        </w:rPr>
        <w:t xml:space="preserve"> IP address and URL information</w:t>
      </w:r>
      <w:r w:rsidR="00DD5D2B" w:rsidRPr="00397051">
        <w:rPr>
          <w:rFonts w:asciiTheme="minorHAnsi" w:hAnsiTheme="minorHAnsi" w:cstheme="minorHAnsi"/>
          <w:sz w:val="20"/>
          <w:szCs w:val="20"/>
        </w:rPr>
        <w:t xml:space="preserve">, including, but not limited to, the data in Schedule </w:t>
      </w:r>
      <w:r w:rsidR="005527F7">
        <w:rPr>
          <w:rFonts w:asciiTheme="minorHAnsi" w:hAnsiTheme="minorHAnsi" w:cstheme="minorHAnsi"/>
          <w:sz w:val="20"/>
          <w:szCs w:val="20"/>
        </w:rPr>
        <w:t>A</w:t>
      </w:r>
      <w:r w:rsidR="00DD5D2B" w:rsidRPr="00397051">
        <w:rPr>
          <w:rFonts w:asciiTheme="minorHAnsi" w:hAnsiTheme="minorHAnsi" w:cstheme="minorHAnsi"/>
          <w:sz w:val="20"/>
          <w:szCs w:val="20"/>
        </w:rPr>
        <w:t xml:space="preserve"> of this Agreement. </w:t>
      </w:r>
    </w:p>
    <w:p w14:paraId="37DD391A" w14:textId="2EB56598"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Material</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collectively mean both Software and Data.</w:t>
      </w:r>
    </w:p>
    <w:p w14:paraId="3CE47662" w14:textId="1D9753A0"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Period</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the period commencing on the Effective Date and ending </w:t>
      </w:r>
      <w:r w:rsidR="00075AAE">
        <w:rPr>
          <w:rFonts w:asciiTheme="minorHAnsi" w:hAnsiTheme="minorHAnsi" w:cstheme="minorHAnsi"/>
          <w:sz w:val="20"/>
          <w:szCs w:val="20"/>
        </w:rPr>
        <w:t>thirty (30</w:t>
      </w:r>
      <w:r w:rsidR="009C5599" w:rsidRPr="00397051">
        <w:rPr>
          <w:rFonts w:asciiTheme="minorHAnsi" w:hAnsiTheme="minorHAnsi" w:cstheme="minorHAnsi"/>
          <w:sz w:val="20"/>
          <w:szCs w:val="20"/>
        </w:rPr>
        <w:t>) days thereafter.</w:t>
      </w:r>
    </w:p>
    <w:p w14:paraId="239E6293" w14:textId="59303BDC"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Affiliate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entity that, directly or indirectly, controls, is controlled by, or is under common control with Licensee.  </w:t>
      </w:r>
    </w:p>
    <w:p w14:paraId="0E385422" w14:textId="2A75548B"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LICENSE</w:t>
      </w:r>
      <w:r w:rsidR="00DD5D2B" w:rsidRPr="00397051">
        <w:rPr>
          <w:rFonts w:asciiTheme="minorHAnsi" w:hAnsiTheme="minorHAnsi" w:cstheme="minorHAnsi"/>
          <w:b/>
          <w:sz w:val="20"/>
          <w:szCs w:val="20"/>
        </w:rPr>
        <w:t xml:space="preserve"> AND USAGE RIGHTS</w:t>
      </w:r>
      <w:r w:rsidRPr="00397051">
        <w:rPr>
          <w:rFonts w:asciiTheme="minorHAnsi" w:hAnsiTheme="minorHAnsi" w:cstheme="minorHAnsi"/>
          <w:b/>
          <w:sz w:val="20"/>
          <w:szCs w:val="20"/>
        </w:rPr>
        <w:t xml:space="preserve"> </w:t>
      </w:r>
    </w:p>
    <w:p w14:paraId="22004EB5" w14:textId="36B69A38"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License Grant. Licensor grants Licensee and its Affiliates a non-exclusive, non-transferable, </w:t>
      </w:r>
      <w:r w:rsidR="00DD5D2B" w:rsidRPr="00397051">
        <w:rPr>
          <w:rFonts w:asciiTheme="minorHAnsi" w:hAnsiTheme="minorHAnsi" w:cstheme="minorHAnsi"/>
          <w:sz w:val="20"/>
          <w:szCs w:val="20"/>
        </w:rPr>
        <w:t>non-</w:t>
      </w:r>
      <w:r w:rsidR="00476DF7" w:rsidRPr="00397051">
        <w:rPr>
          <w:rFonts w:asciiTheme="minorHAnsi" w:hAnsiTheme="minorHAnsi" w:cstheme="minorHAnsi"/>
          <w:sz w:val="20"/>
          <w:szCs w:val="20"/>
        </w:rPr>
        <w:t>sublicensable</w:t>
      </w:r>
      <w:r w:rsidR="00DD5D2B"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royalty-free license to reproduce, install, and use the Evaluation Material internally for purposes of evaluating the Evaluation Material and/or testing it in connection with Licensee products and services, and/or Licensee’s equipment and systems, during the Evaluation Period.  Such evaluation and testing may include but is not limited to merging the Data with Licensee’s own data sets.</w:t>
      </w:r>
    </w:p>
    <w:p w14:paraId="32BAB822" w14:textId="758F000D" w:rsidR="00476DF7" w:rsidRPr="00397051" w:rsidRDefault="00476DF7"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Internal Use Only. For avoidance of doubt, the License in paragrap</w:t>
      </w:r>
      <w:r w:rsidR="009B3BCD" w:rsidRPr="00397051">
        <w:rPr>
          <w:rFonts w:asciiTheme="minorHAnsi" w:hAnsiTheme="minorHAnsi" w:cstheme="minorHAnsi"/>
          <w:sz w:val="20"/>
          <w:szCs w:val="20"/>
        </w:rPr>
        <w:t xml:space="preserve">h 2.1 </w:t>
      </w:r>
      <w:r w:rsidRPr="00397051">
        <w:rPr>
          <w:rFonts w:asciiTheme="minorHAnsi" w:hAnsiTheme="minorHAnsi" w:cstheme="minorHAnsi"/>
          <w:sz w:val="20"/>
          <w:szCs w:val="20"/>
        </w:rPr>
        <w:t xml:space="preserve">is meant solely for the Licensee’s internal evaluation purposes. </w:t>
      </w:r>
    </w:p>
    <w:p w14:paraId="222B329B" w14:textId="707AFBB2" w:rsidR="00084A20" w:rsidRPr="00966670" w:rsidRDefault="00DD5D2B"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commercial license. This Agreement does not provide a commercial license and</w:t>
      </w:r>
      <w:r w:rsidR="00476DF7" w:rsidRPr="00397051">
        <w:rPr>
          <w:rFonts w:asciiTheme="minorHAnsi" w:hAnsiTheme="minorHAnsi" w:cstheme="minorHAnsi"/>
          <w:sz w:val="20"/>
          <w:szCs w:val="20"/>
        </w:rPr>
        <w:t xml:space="preserve"> the</w:t>
      </w:r>
      <w:r w:rsidRPr="00397051">
        <w:rPr>
          <w:rFonts w:asciiTheme="minorHAnsi" w:hAnsiTheme="minorHAnsi" w:cstheme="minorHAnsi"/>
          <w:sz w:val="20"/>
          <w:szCs w:val="20"/>
        </w:rPr>
        <w:t xml:space="preserve"> Licensee’s access to and use of the </w:t>
      </w:r>
      <w:r w:rsidR="00476DF7" w:rsidRPr="00397051">
        <w:rPr>
          <w:rFonts w:asciiTheme="minorHAnsi" w:hAnsiTheme="minorHAnsi" w:cstheme="minorHAnsi"/>
          <w:sz w:val="20"/>
          <w:szCs w:val="20"/>
        </w:rPr>
        <w:t>Data</w:t>
      </w:r>
      <w:r w:rsidRPr="00397051">
        <w:rPr>
          <w:rFonts w:asciiTheme="minorHAnsi" w:hAnsiTheme="minorHAnsi" w:cstheme="minorHAnsi"/>
          <w:sz w:val="20"/>
          <w:szCs w:val="20"/>
        </w:rPr>
        <w:t xml:space="preserve"> after the Evaluation Period is subject to the </w:t>
      </w:r>
      <w:r w:rsidR="00476DF7" w:rsidRPr="00397051">
        <w:rPr>
          <w:rFonts w:asciiTheme="minorHAnsi" w:hAnsiTheme="minorHAnsi" w:cstheme="minorHAnsi"/>
          <w:sz w:val="20"/>
          <w:szCs w:val="20"/>
        </w:rPr>
        <w:t>P</w:t>
      </w:r>
      <w:r w:rsidRPr="00397051">
        <w:rPr>
          <w:rFonts w:asciiTheme="minorHAnsi" w:hAnsiTheme="minorHAnsi" w:cstheme="minorHAnsi"/>
          <w:sz w:val="20"/>
          <w:szCs w:val="20"/>
        </w:rPr>
        <w:t xml:space="preserve">arties' entering into and executing a </w:t>
      </w:r>
      <w:r w:rsidRPr="00966670">
        <w:rPr>
          <w:rFonts w:asciiTheme="minorHAnsi" w:hAnsiTheme="minorHAnsi" w:cstheme="minorHAnsi"/>
          <w:sz w:val="20"/>
          <w:szCs w:val="20"/>
        </w:rPr>
        <w:t>separate commercial license agreement</w:t>
      </w:r>
      <w:r w:rsidR="00476DF7" w:rsidRPr="00966670">
        <w:rPr>
          <w:rFonts w:asciiTheme="minorHAnsi" w:hAnsiTheme="minorHAnsi" w:cstheme="minorHAnsi"/>
          <w:sz w:val="20"/>
          <w:szCs w:val="20"/>
        </w:rPr>
        <w:t>.</w:t>
      </w:r>
    </w:p>
    <w:p w14:paraId="3916D69F" w14:textId="278B07F4" w:rsidR="00AA65A9" w:rsidRPr="004C0E8C" w:rsidRDefault="00AA65A9" w:rsidP="00FF0C79">
      <w:pPr>
        <w:numPr>
          <w:ilvl w:val="1"/>
          <w:numId w:val="3"/>
        </w:numPr>
        <w:tabs>
          <w:tab w:val="left" w:pos="990"/>
        </w:tabs>
        <w:ind w:left="900" w:hanging="540"/>
        <w:rPr>
          <w:rFonts w:asciiTheme="minorHAnsi" w:eastAsia="Arial" w:hAnsiTheme="minorHAnsi" w:cstheme="minorHAnsi"/>
          <w:bCs/>
          <w:color w:val="D13438"/>
          <w:sz w:val="20"/>
          <w:szCs w:val="20"/>
        </w:rPr>
      </w:pPr>
      <w:r w:rsidRPr="00966670">
        <w:rPr>
          <w:rFonts w:asciiTheme="minorHAnsi" w:hAnsiTheme="minorHAnsi" w:cstheme="minorHAnsi"/>
          <w:color w:val="auto"/>
          <w:sz w:val="20"/>
          <w:szCs w:val="20"/>
        </w:rPr>
        <w:t xml:space="preserve">Usage. The Licensee represents its stated intention to </w:t>
      </w:r>
      <w:r w:rsidR="004C0E8C">
        <w:rPr>
          <w:rFonts w:asciiTheme="minorHAnsi" w:hAnsiTheme="minorHAnsi" w:cstheme="minorHAnsi"/>
          <w:color w:val="auto"/>
          <w:sz w:val="20"/>
          <w:szCs w:val="20"/>
        </w:rPr>
        <w:t xml:space="preserve">conduct a non-commercial evaluation of </w:t>
      </w:r>
      <w:r w:rsidRPr="00966670">
        <w:rPr>
          <w:rFonts w:asciiTheme="minorHAnsi" w:hAnsiTheme="minorHAnsi" w:cstheme="minorHAnsi"/>
          <w:color w:val="auto"/>
          <w:sz w:val="20"/>
          <w:szCs w:val="20"/>
        </w:rPr>
        <w:t>the data for the purposes of</w:t>
      </w:r>
      <w:r w:rsidR="004C0E8C">
        <w:rPr>
          <w:rFonts w:asciiTheme="minorHAnsi" w:hAnsiTheme="minorHAnsi" w:cstheme="minorHAnsi"/>
          <w:color w:val="auto"/>
          <w:sz w:val="20"/>
          <w:szCs w:val="20"/>
        </w:rPr>
        <w:t xml:space="preserve"> determining the business value of incorporating the data into their products and/or services</w:t>
      </w:r>
      <w:r w:rsidR="007D4DE8" w:rsidRPr="00966670">
        <w:rPr>
          <w:rFonts w:cstheme="minorHAnsi"/>
          <w:sz w:val="20"/>
          <w:szCs w:val="20"/>
        </w:rPr>
        <w:t>.</w:t>
      </w:r>
      <w:r w:rsidR="3C6EF403" w:rsidRPr="00966670">
        <w:rPr>
          <w:rFonts w:asciiTheme="minorHAnsi" w:hAnsiTheme="minorHAnsi" w:cstheme="minorHAnsi"/>
          <w:color w:val="auto"/>
          <w:sz w:val="20"/>
          <w:szCs w:val="20"/>
        </w:rPr>
        <w:t xml:space="preserve"> </w:t>
      </w:r>
      <w:r w:rsidR="3C6EF403" w:rsidRPr="00966670">
        <w:rPr>
          <w:rFonts w:asciiTheme="minorHAnsi" w:eastAsia="Arial" w:hAnsiTheme="minorHAnsi" w:cstheme="minorHAnsi"/>
          <w:color w:val="auto"/>
          <w:sz w:val="20"/>
          <w:szCs w:val="20"/>
        </w:rPr>
        <w:t>Licensee will evaluate the Evaluation Material in compliance with this clause 2.4 and in accordance with the laws of</w:t>
      </w:r>
      <w:r w:rsidR="004C0E8C">
        <w:rPr>
          <w:rFonts w:asciiTheme="minorHAnsi" w:eastAsia="Arial" w:hAnsiTheme="minorHAnsi" w:cstheme="minorHAnsi"/>
          <w:color w:val="auto"/>
          <w:sz w:val="20"/>
          <w:szCs w:val="20"/>
        </w:rPr>
        <w:t xml:space="preserve"> its </w:t>
      </w:r>
      <w:r w:rsidR="001B51AF" w:rsidRPr="004C0E8C">
        <w:rPr>
          <w:rFonts w:asciiTheme="minorHAnsi" w:hAnsiTheme="minorHAnsi" w:cstheme="minorHAnsi"/>
          <w:bCs/>
          <w:sz w:val="20"/>
          <w:szCs w:val="20"/>
        </w:rPr>
        <w:t>country of business</w:t>
      </w:r>
      <w:r w:rsidR="006C1DE4" w:rsidRPr="004C0E8C">
        <w:rPr>
          <w:rFonts w:asciiTheme="minorHAnsi" w:hAnsiTheme="minorHAnsi" w:cstheme="minorHAnsi"/>
          <w:bCs/>
          <w:sz w:val="20"/>
          <w:szCs w:val="20"/>
        </w:rPr>
        <w:t xml:space="preserve"> registration</w:t>
      </w:r>
      <w:r w:rsidR="004C0E8C" w:rsidRPr="004C0E8C">
        <w:rPr>
          <w:rFonts w:asciiTheme="minorHAnsi" w:hAnsiTheme="minorHAnsi" w:cstheme="minorHAnsi"/>
          <w:bCs/>
          <w:sz w:val="20"/>
          <w:szCs w:val="20"/>
        </w:rPr>
        <w:t xml:space="preserve"> as noted above.</w:t>
      </w:r>
    </w:p>
    <w:p w14:paraId="5B04BA75" w14:textId="7239285E" w:rsidR="00BB6052" w:rsidRPr="00397051" w:rsidRDefault="00084A20"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Re-</w:t>
      </w:r>
      <w:r w:rsidR="00A32B60" w:rsidRPr="00397051">
        <w:rPr>
          <w:rFonts w:asciiTheme="minorHAnsi" w:hAnsiTheme="minorHAnsi" w:cstheme="minorHAnsi"/>
          <w:sz w:val="20"/>
          <w:szCs w:val="20"/>
        </w:rPr>
        <w:t>identification.</w:t>
      </w:r>
      <w:r w:rsidR="00BB6052" w:rsidRPr="00397051">
        <w:rPr>
          <w:rFonts w:asciiTheme="minorHAnsi" w:hAnsiTheme="minorHAnsi" w:cstheme="minorHAnsi"/>
          <w:sz w:val="20"/>
          <w:szCs w:val="20"/>
        </w:rPr>
        <w:t xml:space="preserve"> With respect to the use of the </w:t>
      </w:r>
      <w:r w:rsidR="00930175"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w:t>
      </w:r>
      <w:r w:rsidR="0078669A" w:rsidRPr="00397051">
        <w:rPr>
          <w:rFonts w:asciiTheme="minorHAnsi" w:hAnsiTheme="minorHAnsi" w:cstheme="minorHAnsi"/>
          <w:sz w:val="20"/>
          <w:szCs w:val="20"/>
        </w:rPr>
        <w:t>Licensee</w:t>
      </w:r>
      <w:r w:rsidR="00BB6052" w:rsidRPr="00397051">
        <w:rPr>
          <w:rFonts w:asciiTheme="minorHAnsi" w:hAnsiTheme="minorHAnsi" w:cstheme="minorHAnsi"/>
          <w:sz w:val="20"/>
          <w:szCs w:val="20"/>
        </w:rPr>
        <w:t xml:space="preserve"> represents and warrants that: (i) it does not have the </w:t>
      </w:r>
      <w:r w:rsidR="0078669A" w:rsidRPr="00397051">
        <w:rPr>
          <w:rFonts w:asciiTheme="minorHAnsi" w:hAnsiTheme="minorHAnsi" w:cstheme="minorHAnsi"/>
          <w:sz w:val="20"/>
          <w:szCs w:val="20"/>
        </w:rPr>
        <w:t>intention</w:t>
      </w:r>
      <w:r w:rsidR="00BB6052" w:rsidRPr="00397051">
        <w:rPr>
          <w:rFonts w:asciiTheme="minorHAnsi" w:hAnsiTheme="minorHAnsi" w:cstheme="minorHAnsi"/>
          <w:sz w:val="20"/>
          <w:szCs w:val="20"/>
        </w:rPr>
        <w:t xml:space="preserve">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specific person; (ii) it shall make no attempt to obtain data permitting it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person; (iii) it will not accept any information from any third party that permits the use of the </w:t>
      </w:r>
      <w:r w:rsidR="0078669A"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make such an identification; and </w:t>
      </w:r>
      <w:r w:rsidR="0078669A" w:rsidRPr="00397051">
        <w:rPr>
          <w:rFonts w:asciiTheme="minorHAnsi" w:hAnsiTheme="minorHAnsi" w:cstheme="minorHAnsi"/>
          <w:sz w:val="20"/>
          <w:szCs w:val="20"/>
        </w:rPr>
        <w:t xml:space="preserve">that </w:t>
      </w:r>
      <w:r w:rsidR="00BB6052" w:rsidRPr="00397051">
        <w:rPr>
          <w:rFonts w:asciiTheme="minorHAnsi" w:hAnsiTheme="minorHAnsi" w:cstheme="minorHAnsi"/>
          <w:sz w:val="20"/>
          <w:szCs w:val="20"/>
        </w:rPr>
        <w:t>(iv) it will make no such identification</w:t>
      </w:r>
      <w:r w:rsidR="0078669A" w:rsidRPr="00397051">
        <w:rPr>
          <w:rFonts w:asciiTheme="minorHAnsi" w:hAnsiTheme="minorHAnsi" w:cstheme="minorHAnsi"/>
          <w:sz w:val="20"/>
          <w:szCs w:val="20"/>
        </w:rPr>
        <w:t>.</w:t>
      </w:r>
    </w:p>
    <w:p w14:paraId="00D82BA2" w14:textId="27EB8BAA"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Delivery.  Licensor </w:t>
      </w:r>
      <w:proofErr w:type="gramStart"/>
      <w:r w:rsidRPr="00397051">
        <w:rPr>
          <w:rFonts w:asciiTheme="minorHAnsi" w:hAnsiTheme="minorHAnsi" w:cstheme="minorHAnsi"/>
          <w:sz w:val="20"/>
          <w:szCs w:val="20"/>
        </w:rPr>
        <w:t>shall</w:t>
      </w:r>
      <w:proofErr w:type="gramEnd"/>
      <w:r w:rsidRPr="00397051">
        <w:rPr>
          <w:rFonts w:asciiTheme="minorHAnsi" w:hAnsiTheme="minorHAnsi" w:cstheme="minorHAnsi"/>
          <w:sz w:val="20"/>
          <w:szCs w:val="20"/>
        </w:rPr>
        <w:t xml:space="preserve"> deliver the Evaluation Material from its server to Licensee’s server by electronic means, such as an FTP download site, and not by tangible media, such as compact discs, </w:t>
      </w:r>
      <w:r w:rsidR="00E57469" w:rsidRPr="00397051">
        <w:rPr>
          <w:rFonts w:asciiTheme="minorHAnsi" w:hAnsiTheme="minorHAnsi" w:cstheme="minorHAnsi"/>
          <w:sz w:val="20"/>
          <w:szCs w:val="20"/>
        </w:rPr>
        <w:t>tapes,</w:t>
      </w:r>
      <w:r w:rsidRPr="00397051">
        <w:rPr>
          <w:rFonts w:asciiTheme="minorHAnsi" w:hAnsiTheme="minorHAnsi" w:cstheme="minorHAnsi"/>
          <w:sz w:val="20"/>
          <w:szCs w:val="20"/>
        </w:rPr>
        <w:t xml:space="preserve"> or disks. </w:t>
      </w:r>
    </w:p>
    <w:p w14:paraId="000E89F9" w14:textId="5FE8778C"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TERM AND TERMINATION</w:t>
      </w:r>
    </w:p>
    <w:p w14:paraId="48CFB7B3" w14:textId="490FD081"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lastRenderedPageBreak/>
        <w:t xml:space="preserve">Term.  Unless earlier terminated pursuant to the terms of this Agreement, the term of this Agreement shall begin on the Effective Date and continue for </w:t>
      </w:r>
      <w:r w:rsidR="00CB02CF">
        <w:rPr>
          <w:rFonts w:asciiTheme="minorHAnsi" w:hAnsiTheme="minorHAnsi" w:cstheme="minorHAnsi"/>
          <w:sz w:val="20"/>
          <w:szCs w:val="20"/>
        </w:rPr>
        <w:t>thirty</w:t>
      </w:r>
      <w:r w:rsidRPr="00397051">
        <w:rPr>
          <w:rFonts w:asciiTheme="minorHAnsi" w:hAnsiTheme="minorHAnsi" w:cstheme="minorHAnsi"/>
          <w:sz w:val="20"/>
          <w:szCs w:val="20"/>
        </w:rPr>
        <w:t xml:space="preserve"> (</w:t>
      </w:r>
      <w:r w:rsidR="00CB02CF">
        <w:rPr>
          <w:rFonts w:asciiTheme="minorHAnsi" w:hAnsiTheme="minorHAnsi" w:cstheme="minorHAnsi"/>
          <w:sz w:val="20"/>
          <w:szCs w:val="20"/>
        </w:rPr>
        <w:t>3</w:t>
      </w:r>
      <w:r w:rsidR="00F60EA4" w:rsidRPr="00397051">
        <w:rPr>
          <w:rFonts w:asciiTheme="minorHAnsi" w:hAnsiTheme="minorHAnsi" w:cstheme="minorHAnsi"/>
          <w:sz w:val="20"/>
          <w:szCs w:val="20"/>
        </w:rPr>
        <w:t>0</w:t>
      </w:r>
      <w:r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days</w:t>
      </w:r>
      <w:r w:rsidRPr="00397051">
        <w:rPr>
          <w:rFonts w:asciiTheme="minorHAnsi" w:hAnsiTheme="minorHAnsi" w:cstheme="minorHAnsi"/>
          <w:sz w:val="20"/>
          <w:szCs w:val="20"/>
        </w:rPr>
        <w:t xml:space="preserve">, terminating at the end of the Evaluation Period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Term</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w:t>
      </w:r>
    </w:p>
    <w:p w14:paraId="63C733BD"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Right of Termination.  Licensor shall have the right to terminate this Agreement before the end of the Term should Licensee fail to cure any breach of this Agreement within five (5) business days of receipt of notice of such breach, or upon purchase by Licensee of a license to the Evaluation Material for commercial use (at which time Licensee’s rights and obligations regarding the Evaluation Material will be set forth in a separate definitive license agreement mutually agreed upon by the Parties).</w:t>
      </w:r>
    </w:p>
    <w:p w14:paraId="6C18C7F4" w14:textId="66BD86B9"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Termination Procedure.  Within fifteen (15) business days after the termination of this Agreement, Licensee agrees that it will destroy any copy of the Evaluation Material provided to Licensee by Licensor and upon request by Licensor, certify in writing to said destruction, including any original, backup or archival copy Licensee may have installed, downloaded or recorded on any computer, memory system, or magnetic or optical medium.   Licensee will return such materials only upon written request from Licensor</w:t>
      </w:r>
      <w:r w:rsidR="009B3BCD" w:rsidRPr="00397051">
        <w:rPr>
          <w:rFonts w:asciiTheme="minorHAnsi" w:hAnsiTheme="minorHAnsi" w:cstheme="minorHAnsi"/>
          <w:sz w:val="20"/>
          <w:szCs w:val="20"/>
        </w:rPr>
        <w:t>.</w:t>
      </w:r>
    </w:p>
    <w:p w14:paraId="0DBBC3DF" w14:textId="53210ACC"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Extension.</w:t>
      </w:r>
      <w:r w:rsidRPr="00397051">
        <w:rPr>
          <w:rFonts w:asciiTheme="minorHAnsi" w:hAnsiTheme="minorHAnsi" w:cstheme="minorHAnsi"/>
          <w:color w:val="FF0000"/>
          <w:sz w:val="20"/>
          <w:szCs w:val="20"/>
        </w:rPr>
        <w:t xml:space="preserve">  </w:t>
      </w:r>
      <w:r w:rsidRPr="00397051">
        <w:rPr>
          <w:rFonts w:asciiTheme="minorHAnsi" w:hAnsiTheme="minorHAnsi" w:cstheme="minorHAnsi"/>
          <w:sz w:val="20"/>
          <w:szCs w:val="20"/>
        </w:rPr>
        <w:t xml:space="preserve">The Evaluation Period may be extended for thirty (30) day periods upon written approval by Licensor of a written request for such extension by Licensee, which </w:t>
      </w:r>
      <w:r w:rsidR="00E57469">
        <w:rPr>
          <w:rFonts w:asciiTheme="minorHAnsi" w:hAnsiTheme="minorHAnsi" w:cstheme="minorHAnsi"/>
          <w:sz w:val="20"/>
          <w:szCs w:val="20"/>
        </w:rPr>
        <w:t xml:space="preserve">such </w:t>
      </w:r>
      <w:r w:rsidRPr="00397051">
        <w:rPr>
          <w:rFonts w:asciiTheme="minorHAnsi" w:hAnsiTheme="minorHAnsi" w:cstheme="minorHAnsi"/>
          <w:sz w:val="20"/>
          <w:szCs w:val="20"/>
        </w:rPr>
        <w:t>request and approval may be provided by email</w:t>
      </w:r>
      <w:r w:rsidR="00B730F3" w:rsidRPr="00397051">
        <w:rPr>
          <w:rFonts w:asciiTheme="minorHAnsi" w:hAnsiTheme="minorHAnsi" w:cstheme="minorHAnsi"/>
          <w:sz w:val="20"/>
          <w:szCs w:val="20"/>
        </w:rPr>
        <w:t xml:space="preserve"> with a confirmed receipt</w:t>
      </w:r>
      <w:r w:rsidRPr="00397051">
        <w:rPr>
          <w:rFonts w:asciiTheme="minorHAnsi" w:hAnsiTheme="minorHAnsi" w:cstheme="minorHAnsi"/>
          <w:sz w:val="20"/>
          <w:szCs w:val="20"/>
        </w:rPr>
        <w:t>.</w:t>
      </w:r>
    </w:p>
    <w:p w14:paraId="7ACEA977" w14:textId="638C8397" w:rsidR="00D80C87"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RESTRICTIONS</w:t>
      </w:r>
    </w:p>
    <w:p w14:paraId="4CF7614E" w14:textId="628C6902" w:rsidR="004818A1" w:rsidRPr="00397051" w:rsidRDefault="004818A1" w:rsidP="00FF0C79">
      <w:pPr>
        <w:pStyle w:val="Paragraphedeliste"/>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Except as expressly authorized by Licensor, Licensee may not directly or indirectly: (a)  reproduce in whole or in part, modify or create any derivative works of the Evaluation Material or any documentation delivered therewith other than as described in section 2 herein; (b) decompile, disassemble, reverse engineer, or otherwise attempt to derive the source code for the Software; (c) redistribute, encumber, sell, rent, lease, sublicense, or otherwise transfer rights to the Evaluation Material; or (d) remove or alter any trademark, logo, copyright or other proprietary notices, legends, symbols or labels in the Evaluation Material.</w:t>
      </w:r>
    </w:p>
    <w:p w14:paraId="4657B504" w14:textId="3774DE3A" w:rsidR="004818A1" w:rsidRPr="00397051" w:rsidRDefault="004818A1" w:rsidP="00FF0C79">
      <w:pPr>
        <w:pStyle w:val="Paragraphedeliste"/>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Upon reasonable notice, Licensor may verify Licensee's compliance with this clause and the terms of use of this </w:t>
      </w:r>
      <w:r w:rsidR="0016785D" w:rsidRPr="00397051">
        <w:rPr>
          <w:rFonts w:asciiTheme="minorHAnsi" w:hAnsiTheme="minorHAnsi" w:cstheme="minorHAnsi"/>
          <w:sz w:val="20"/>
          <w:szCs w:val="20"/>
        </w:rPr>
        <w:t>Agreement and</w:t>
      </w:r>
      <w:r w:rsidRPr="00397051">
        <w:rPr>
          <w:rFonts w:asciiTheme="minorHAnsi" w:hAnsiTheme="minorHAnsi" w:cstheme="minorHAnsi"/>
          <w:sz w:val="20"/>
          <w:szCs w:val="20"/>
        </w:rPr>
        <w:t xml:space="preserve"> will notify Licensee in writing of any breach of terms. Licensee agrees that the </w:t>
      </w:r>
      <w:r w:rsidR="0016785D" w:rsidRPr="00397051">
        <w:rPr>
          <w:rFonts w:asciiTheme="minorHAnsi" w:hAnsiTheme="minorHAnsi" w:cstheme="minorHAnsi"/>
          <w:sz w:val="20"/>
          <w:szCs w:val="20"/>
        </w:rPr>
        <w:t xml:space="preserve">breach of its terms of use as set forth in section 2 of this Agreement or </w:t>
      </w:r>
      <w:proofErr w:type="gramStart"/>
      <w:r w:rsidR="0016785D" w:rsidRPr="00397051">
        <w:rPr>
          <w:rFonts w:asciiTheme="minorHAnsi" w:hAnsiTheme="minorHAnsi" w:cstheme="minorHAnsi"/>
          <w:sz w:val="20"/>
          <w:szCs w:val="20"/>
        </w:rPr>
        <w:t>in the course of</w:t>
      </w:r>
      <w:proofErr w:type="gramEnd"/>
      <w:r w:rsidR="0016785D" w:rsidRPr="00397051">
        <w:rPr>
          <w:rFonts w:asciiTheme="minorHAnsi" w:hAnsiTheme="minorHAnsi" w:cstheme="minorHAnsi"/>
          <w:sz w:val="20"/>
          <w:szCs w:val="20"/>
        </w:rPr>
        <w:t xml:space="preserve"> its business relationship with the Licensor may result in the termination of this Agreement.</w:t>
      </w:r>
    </w:p>
    <w:p w14:paraId="7E80E3B8" w14:textId="0FE64445" w:rsidR="0016785D" w:rsidRPr="00397051" w:rsidRDefault="009C5599" w:rsidP="00F92F6A">
      <w:pPr>
        <w:pStyle w:val="Paragraphedeliste"/>
        <w:numPr>
          <w:ilvl w:val="0"/>
          <w:numId w:val="3"/>
        </w:numPr>
        <w:ind w:left="360" w:hanging="360"/>
        <w:contextualSpacing w:val="0"/>
        <w:rPr>
          <w:rFonts w:asciiTheme="minorHAnsi" w:eastAsiaTheme="minorEastAsia" w:hAnsiTheme="minorHAnsi" w:cstheme="minorHAnsi"/>
          <w:b/>
          <w:bCs/>
          <w:color w:val="000000" w:themeColor="text1"/>
          <w:sz w:val="20"/>
          <w:szCs w:val="20"/>
        </w:rPr>
      </w:pPr>
      <w:r w:rsidRPr="00397051">
        <w:rPr>
          <w:rFonts w:asciiTheme="minorHAnsi" w:hAnsiTheme="minorHAnsi" w:cstheme="minorHAnsi"/>
          <w:b/>
          <w:bCs/>
          <w:sz w:val="20"/>
          <w:szCs w:val="20"/>
        </w:rPr>
        <w:t>TECHNICAL SUPPORT</w:t>
      </w:r>
    </w:p>
    <w:p w14:paraId="35C92454" w14:textId="40D3FFE5" w:rsidR="009C5599"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shall provide the technical support reasonably necessary for Licensee to adequately evaluate th</w:t>
      </w:r>
      <w:r w:rsidR="00137AA5">
        <w:rPr>
          <w:rFonts w:asciiTheme="minorHAnsi" w:hAnsiTheme="minorHAnsi" w:cstheme="minorHAnsi"/>
          <w:sz w:val="20"/>
          <w:szCs w:val="20"/>
        </w:rPr>
        <w:t xml:space="preserve">e </w:t>
      </w:r>
      <w:r w:rsidRPr="00397051">
        <w:rPr>
          <w:rFonts w:asciiTheme="minorHAnsi" w:hAnsiTheme="minorHAnsi" w:cstheme="minorHAnsi"/>
          <w:sz w:val="20"/>
          <w:szCs w:val="20"/>
        </w:rPr>
        <w:t>Evaluation Material.</w:t>
      </w:r>
    </w:p>
    <w:p w14:paraId="5AB6A746" w14:textId="4BB764EB" w:rsidR="00D80C87" w:rsidRPr="00397051" w:rsidRDefault="00D80C87" w:rsidP="00F92F6A">
      <w:pPr>
        <w:numPr>
          <w:ilvl w:val="0"/>
          <w:numId w:val="3"/>
        </w:numPr>
        <w:ind w:left="360" w:hanging="360"/>
        <w:rPr>
          <w:rFonts w:asciiTheme="minorHAnsi" w:hAnsiTheme="minorHAnsi" w:cstheme="minorHAnsi"/>
          <w:sz w:val="20"/>
          <w:szCs w:val="20"/>
        </w:rPr>
      </w:pPr>
      <w:proofErr w:type="gramStart"/>
      <w:r w:rsidRPr="00397051">
        <w:rPr>
          <w:rFonts w:asciiTheme="minorHAnsi" w:hAnsiTheme="minorHAnsi" w:cstheme="minorHAnsi"/>
          <w:b/>
          <w:bCs/>
          <w:sz w:val="20"/>
          <w:szCs w:val="20"/>
        </w:rPr>
        <w:t>EVALUATION</w:t>
      </w:r>
      <w:proofErr w:type="gramEnd"/>
      <w:r w:rsidRPr="00397051">
        <w:rPr>
          <w:rFonts w:asciiTheme="minorHAnsi" w:hAnsiTheme="minorHAnsi" w:cstheme="minorHAnsi"/>
          <w:b/>
          <w:bCs/>
          <w:sz w:val="20"/>
          <w:szCs w:val="20"/>
        </w:rPr>
        <w:t xml:space="preserve"> FEE</w:t>
      </w:r>
    </w:p>
    <w:p w14:paraId="57077334" w14:textId="1FF37AB1" w:rsidR="00D80C87" w:rsidRPr="00397051" w:rsidRDefault="00D80C87"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agrees to waive its standard evaluation license fee and agrees that no license fees or other fees will be payable under this Agreement in exchange for the licenses granted under this Agreement. Licensee acknowledges and agrees that this fee arrangement waiver is made in consideration of the mutual covenants set forth in this Agreement, including, without limitation, the disclaimers, exclusions, and limitations of liability set forth herein.</w:t>
      </w:r>
    </w:p>
    <w:p w14:paraId="5BB91896" w14:textId="05F36336" w:rsidR="0016785D"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PROPRIETARY RIGHTS</w:t>
      </w:r>
    </w:p>
    <w:p w14:paraId="7284B2CE" w14:textId="5D99A625" w:rsidR="0092277A"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As between the Parties, Licensor retains exclusive ownership of </w:t>
      </w:r>
      <w:proofErr w:type="gramStart"/>
      <w:r w:rsidRPr="00397051">
        <w:rPr>
          <w:rFonts w:asciiTheme="minorHAnsi" w:hAnsiTheme="minorHAnsi" w:cstheme="minorHAnsi"/>
          <w:sz w:val="20"/>
          <w:szCs w:val="20"/>
        </w:rPr>
        <w:t>any and all</w:t>
      </w:r>
      <w:proofErr w:type="gramEnd"/>
      <w:r w:rsidRPr="00397051">
        <w:rPr>
          <w:rFonts w:asciiTheme="minorHAnsi" w:hAnsiTheme="minorHAnsi" w:cstheme="minorHAnsi"/>
          <w:sz w:val="20"/>
          <w:szCs w:val="20"/>
        </w:rPr>
        <w:t xml:space="preserve"> rights, title and interest (including patent rights, copyrights, trade secret rights, mask work rights and any other intellectual property and other proprietary rights throughout the world) in and to the Evaluation Material, and all copies (by whomever made) thereof. The license</w:t>
      </w:r>
      <w:r w:rsidR="00D80C87" w:rsidRPr="00397051">
        <w:rPr>
          <w:rFonts w:asciiTheme="minorHAnsi" w:hAnsiTheme="minorHAnsi" w:cstheme="minorHAnsi"/>
          <w:sz w:val="20"/>
          <w:szCs w:val="20"/>
        </w:rPr>
        <w:t xml:space="preserve"> granted and this Agreement</w:t>
      </w:r>
      <w:r w:rsidRPr="00397051">
        <w:rPr>
          <w:rFonts w:asciiTheme="minorHAnsi" w:hAnsiTheme="minorHAnsi" w:cstheme="minorHAnsi"/>
          <w:sz w:val="20"/>
          <w:szCs w:val="20"/>
        </w:rPr>
        <w:t xml:space="preserve"> do not constitute a sale of the Evaluation Material, or any portion thereof. Each Party recognizes that Licensor grants no licenses except for the license expressly set forth herein.</w:t>
      </w:r>
    </w:p>
    <w:p w14:paraId="10530C45" w14:textId="5D8B3416" w:rsidR="0016785D"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CONFIDENTIALITY</w:t>
      </w:r>
    </w:p>
    <w:p w14:paraId="2E1AEAE7" w14:textId="76EC1714" w:rsidR="0016785D" w:rsidRPr="00397051" w:rsidRDefault="009C5599" w:rsidP="00FF0C79">
      <w:pPr>
        <w:pStyle w:val="Paragraphedeliste"/>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As used herein, the term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Confidential Information</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shall mean any and all information, technical data and know-how which one Party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Disclosing 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discloses to the </w:t>
      </w:r>
      <w:del w:id="10" w:author="EPFL - VCO" w:date="2025-10-28T09:59:00Z" w16du:dateUtc="2025-10-28T08:59:00Z">
        <w:r w:rsidRPr="00397051" w:rsidDel="006178A3">
          <w:rPr>
            <w:rFonts w:asciiTheme="minorHAnsi" w:hAnsiTheme="minorHAnsi" w:cstheme="minorHAnsi"/>
            <w:sz w:val="20"/>
            <w:szCs w:val="20"/>
          </w:rPr>
          <w:delText>other Party</w:delText>
        </w:r>
      </w:del>
      <w:ins w:id="11" w:author="EPFL - VCO" w:date="2025-10-28T10:01:00Z" w16du:dateUtc="2025-10-28T09:01:00Z">
        <w:r w:rsidR="0068485C">
          <w:rPr>
            <w:rFonts w:asciiTheme="minorHAnsi" w:hAnsiTheme="minorHAnsi" w:cstheme="minorHAnsi"/>
            <w:sz w:val="20"/>
            <w:szCs w:val="20"/>
          </w:rPr>
          <w:t>other Party</w:t>
        </w:r>
      </w:ins>
      <w:r w:rsidRPr="00397051">
        <w:rPr>
          <w:rFonts w:asciiTheme="minorHAnsi" w:hAnsiTheme="minorHAnsi" w:cstheme="minorHAnsi"/>
          <w:sz w:val="20"/>
          <w:szCs w:val="20"/>
        </w:rPr>
        <w:t xml:space="preserve">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Receiving </w:t>
      </w:r>
      <w:r w:rsidRPr="00397051">
        <w:rPr>
          <w:rFonts w:asciiTheme="minorHAnsi" w:hAnsiTheme="minorHAnsi" w:cstheme="minorHAnsi"/>
          <w:sz w:val="20"/>
          <w:szCs w:val="20"/>
        </w:rPr>
        <w:lastRenderedPageBreak/>
        <w:t>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w:t>
      </w:r>
      <w:ins w:id="12" w:author="EPFL - VCO" w:date="2025-10-28T10:01:00Z" w16du:dateUtc="2025-10-28T09:01:00Z">
        <w:r w:rsidR="0068485C">
          <w:rPr>
            <w:rFonts w:asciiTheme="minorHAnsi" w:hAnsiTheme="minorHAnsi" w:cstheme="minorHAnsi"/>
            <w:sz w:val="20"/>
            <w:szCs w:val="20"/>
          </w:rPr>
          <w:t xml:space="preserve"> </w:t>
        </w:r>
        <w:commentRangeStart w:id="13"/>
        <w:r w:rsidR="0068485C">
          <w:rPr>
            <w:rFonts w:asciiTheme="minorHAnsi" w:hAnsiTheme="minorHAnsi" w:cstheme="minorHAnsi"/>
            <w:sz w:val="20"/>
            <w:szCs w:val="20"/>
          </w:rPr>
          <w:t xml:space="preserve">provided that such </w:t>
        </w:r>
      </w:ins>
      <w:ins w:id="14" w:author="EPFL - VCO" w:date="2025-10-28T10:02:00Z" w16du:dateUtc="2025-10-28T09:02:00Z">
        <w:r w:rsidR="0068485C">
          <w:rPr>
            <w:rFonts w:asciiTheme="minorHAnsi" w:hAnsiTheme="minorHAnsi" w:cstheme="minorHAnsi"/>
            <w:sz w:val="20"/>
            <w:szCs w:val="20"/>
          </w:rPr>
          <w:t>information has been clearly labelled or designated as confidential at the time of disclosure</w:t>
        </w:r>
      </w:ins>
      <w:commentRangeEnd w:id="13"/>
      <w:ins w:id="15" w:author="EPFL - VCO" w:date="2025-10-28T10:11:00Z" w16du:dateUtc="2025-10-28T09:11:00Z">
        <w:r w:rsidR="00D00E80">
          <w:rPr>
            <w:rStyle w:val="Marquedecommentaire"/>
          </w:rPr>
          <w:commentReference w:id="13"/>
        </w:r>
      </w:ins>
      <w:ins w:id="16" w:author="EPFL - VCO" w:date="2025-10-28T10:02:00Z" w16du:dateUtc="2025-10-28T09:02:00Z">
        <w:r w:rsidR="0068485C">
          <w:rPr>
            <w:rFonts w:asciiTheme="minorHAnsi" w:hAnsiTheme="minorHAnsi" w:cstheme="minorHAnsi"/>
            <w:sz w:val="20"/>
            <w:szCs w:val="20"/>
          </w:rPr>
          <w:t>,</w:t>
        </w:r>
      </w:ins>
      <w:r w:rsidRPr="00397051">
        <w:rPr>
          <w:rFonts w:asciiTheme="minorHAnsi" w:hAnsiTheme="minorHAnsi" w:cstheme="minorHAnsi"/>
          <w:sz w:val="20"/>
          <w:szCs w:val="20"/>
        </w:rPr>
        <w:t xml:space="preserve"> which is or may be related to (a) the business, present or future, of the Disclosing Party or its affiliates, (b) the technology or products of the Disclosing Party or its affiliates, (c) the research and development or investigations of the Disclosing Party or its affiliates, (d) the business of any customer of the Disclosing Party or its affiliates, (e) the terms of this Agreement, and (f) any other information which is or should be reasonably understood to be Confidential Information of the Disclosing Party or its affiliates. Confidential Information shall not include information which: (a) is previously rightfully known to the Receiving Party without restriction on disclosure; (b) is or becomes, from no act or failure to act on the part of the Receiving Party, generally known in the relevant industry or public domain; (c) is disclosed to the Receiving Party by a third party as a matter of right and without restriction on disclosure; (d) represents general conceptual information (as compared to, e.g., specific technical or financial information, specific offerings or specific product ideas) which is incidentally retained in the unaided memories of persons who have had access to the Confidential Information; or (e) is independently developed by the Receiving Party without use of the Confidential Information. </w:t>
      </w:r>
      <w:r w:rsidR="00A32B60" w:rsidRPr="00397051">
        <w:rPr>
          <w:rFonts w:asciiTheme="minorHAnsi" w:hAnsiTheme="minorHAnsi" w:cstheme="minorHAnsi"/>
          <w:sz w:val="20"/>
          <w:szCs w:val="20"/>
        </w:rPr>
        <w:t>For avoidance of doubt the existence of this MNDA or the existence of a business relationship between the Parties is not Confidential Information.</w:t>
      </w:r>
    </w:p>
    <w:p w14:paraId="4D6B8BE8" w14:textId="105F475C" w:rsidR="009C5599" w:rsidRPr="00397051" w:rsidRDefault="009C5599" w:rsidP="00FF0C79">
      <w:pPr>
        <w:pStyle w:val="Paragraphedeliste"/>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Each Receiving Party </w:t>
      </w:r>
      <w:proofErr w:type="gramStart"/>
      <w:r w:rsidRPr="00397051">
        <w:rPr>
          <w:rFonts w:asciiTheme="minorHAnsi" w:hAnsiTheme="minorHAnsi" w:cstheme="minorHAnsi"/>
          <w:sz w:val="20"/>
          <w:szCs w:val="20"/>
        </w:rPr>
        <w:t>shall at all times</w:t>
      </w:r>
      <w:proofErr w:type="gramEnd"/>
      <w:r w:rsidRPr="00397051">
        <w:rPr>
          <w:rFonts w:asciiTheme="minorHAnsi" w:hAnsiTheme="minorHAnsi" w:cstheme="minorHAnsi"/>
          <w:sz w:val="20"/>
          <w:szCs w:val="20"/>
        </w:rPr>
        <w:t xml:space="preserve">, both during the term hereof and for a period of at least </w:t>
      </w:r>
      <w:r w:rsidR="0060020E" w:rsidRPr="00397051">
        <w:rPr>
          <w:rFonts w:asciiTheme="minorHAnsi" w:hAnsiTheme="minorHAnsi" w:cstheme="minorHAnsi"/>
          <w:sz w:val="20"/>
          <w:szCs w:val="20"/>
        </w:rPr>
        <w:t>three</w:t>
      </w:r>
      <w:r w:rsidRPr="00397051">
        <w:rPr>
          <w:rFonts w:asciiTheme="minorHAnsi" w:hAnsiTheme="minorHAnsi" w:cstheme="minorHAnsi"/>
          <w:sz w:val="20"/>
          <w:szCs w:val="20"/>
        </w:rPr>
        <w:t xml:space="preserve"> (</w:t>
      </w:r>
      <w:r w:rsidR="0060020E" w:rsidRPr="00397051">
        <w:rPr>
          <w:rFonts w:asciiTheme="minorHAnsi" w:hAnsiTheme="minorHAnsi" w:cstheme="minorHAnsi"/>
          <w:sz w:val="20"/>
          <w:szCs w:val="20"/>
        </w:rPr>
        <w:t>3</w:t>
      </w:r>
      <w:r w:rsidRPr="00397051">
        <w:rPr>
          <w:rFonts w:asciiTheme="minorHAnsi" w:hAnsiTheme="minorHAnsi" w:cstheme="minorHAnsi"/>
          <w:sz w:val="20"/>
          <w:szCs w:val="20"/>
        </w:rPr>
        <w:t xml:space="preserve">) years after termination, keep in confidence all such Confidential Information using a standard of care such Party uses with its own information of this nature, but in no event </w:t>
      </w:r>
      <w:proofErr w:type="gramStart"/>
      <w:r w:rsidRPr="00397051">
        <w:rPr>
          <w:rFonts w:asciiTheme="minorHAnsi" w:hAnsiTheme="minorHAnsi" w:cstheme="minorHAnsi"/>
          <w:sz w:val="20"/>
          <w:szCs w:val="20"/>
        </w:rPr>
        <w:t>less</w:t>
      </w:r>
      <w:proofErr w:type="gramEnd"/>
      <w:r w:rsidRPr="00397051">
        <w:rPr>
          <w:rFonts w:asciiTheme="minorHAnsi" w:hAnsiTheme="minorHAnsi" w:cstheme="minorHAnsi"/>
          <w:sz w:val="20"/>
          <w:szCs w:val="20"/>
        </w:rPr>
        <w:t xml:space="preserve"> than reasonable care. The Receiving Party shall not use any Confidential Information other than </w:t>
      </w:r>
      <w:proofErr w:type="gramStart"/>
      <w:r w:rsidRPr="00397051">
        <w:rPr>
          <w:rFonts w:asciiTheme="minorHAnsi" w:hAnsiTheme="minorHAnsi" w:cstheme="minorHAnsi"/>
          <w:sz w:val="20"/>
          <w:szCs w:val="20"/>
        </w:rPr>
        <w:t>in the course of</w:t>
      </w:r>
      <w:proofErr w:type="gramEnd"/>
      <w:r w:rsidRPr="00397051">
        <w:rPr>
          <w:rFonts w:asciiTheme="minorHAnsi" w:hAnsiTheme="minorHAnsi" w:cstheme="minorHAnsi"/>
          <w:sz w:val="20"/>
          <w:szCs w:val="20"/>
        </w:rPr>
        <w:t xml:space="preserve"> its permitted activities hereunder. Without the prior written consent of the Disclosing Party, the Receiving Party shall not disclose any Confidential Information except on a </w:t>
      </w:r>
      <w:r w:rsidR="0060020E" w:rsidRPr="00397051">
        <w:rPr>
          <w:rFonts w:asciiTheme="minorHAnsi" w:hAnsiTheme="minorHAnsi" w:cstheme="minorHAnsi"/>
          <w:sz w:val="20"/>
          <w:szCs w:val="20"/>
        </w:rPr>
        <w:t xml:space="preserve">bona fide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need to know</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 to an employee or contractor under binding obligations of confidentiality substantially </w:t>
      </w:r>
      <w:proofErr w:type="gramStart"/>
      <w:r w:rsidRPr="00397051">
        <w:rPr>
          <w:rFonts w:asciiTheme="minorHAnsi" w:hAnsiTheme="minorHAnsi" w:cstheme="minorHAnsi"/>
          <w:sz w:val="20"/>
          <w:szCs w:val="20"/>
        </w:rPr>
        <w:t>similar to</w:t>
      </w:r>
      <w:proofErr w:type="gramEnd"/>
      <w:r w:rsidRPr="00397051">
        <w:rPr>
          <w:rFonts w:asciiTheme="minorHAnsi" w:hAnsiTheme="minorHAnsi" w:cstheme="minorHAnsi"/>
          <w:sz w:val="20"/>
          <w:szCs w:val="20"/>
        </w:rPr>
        <w:t xml:space="preserve"> those set forth herein. If a Receiving Party is legally compelled to disclose any of the Disclosing Party’s Confidential Information, then, prior to such disclosure, the Receiving Party will (i) assert the confidential nature of the Confidential Information and (ii) cooperate fully with the Disclosing Party in protecting against any such disclosure and/or obtaining a protective order narrowing the scope of such disclosure and/or use of the Confidential Information. In the event such protection is not obtained, the Receiving Party shall disclose the Confidential Information only to the extent necessary to comply with the applicable legal requirements.</w:t>
      </w:r>
    </w:p>
    <w:p w14:paraId="76895D0C" w14:textId="29CD7AE7" w:rsidR="00591C7E" w:rsidRPr="00397051" w:rsidRDefault="00591C7E" w:rsidP="00FF0C79">
      <w:pPr>
        <w:pStyle w:val="Paragraphedeliste"/>
        <w:numPr>
          <w:ilvl w:val="0"/>
          <w:numId w:val="3"/>
        </w:numPr>
        <w:ind w:left="360" w:hanging="360"/>
        <w:contextualSpacing w:val="0"/>
        <w:jc w:val="left"/>
        <w:rPr>
          <w:rFonts w:asciiTheme="minorHAnsi" w:hAnsiTheme="minorHAnsi" w:cstheme="minorHAnsi"/>
          <w:sz w:val="20"/>
          <w:szCs w:val="20"/>
        </w:rPr>
      </w:pPr>
      <w:r w:rsidRPr="00397051">
        <w:rPr>
          <w:rFonts w:asciiTheme="minorHAnsi" w:hAnsiTheme="minorHAnsi" w:cstheme="minorHAnsi"/>
          <w:b/>
          <w:bCs/>
          <w:sz w:val="20"/>
          <w:szCs w:val="20"/>
        </w:rPr>
        <w:t>DISCLAIMER OF WARRANTIES</w:t>
      </w:r>
    </w:p>
    <w:p w14:paraId="0CEE2C01" w14:textId="69C368D6" w:rsidR="00080938" w:rsidRPr="00397051" w:rsidRDefault="009C5599" w:rsidP="00FF0C79">
      <w:pPr>
        <w:pStyle w:val="Paragraphedeliste"/>
        <w:ind w:left="360" w:firstLine="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THE EVALUATION MATERIAL IS PROVIDED WITH ALL FAULTS ON AN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AS IS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w:t>
      </w:r>
      <w:r w:rsidRPr="00397051">
        <w:rPr>
          <w:rFonts w:asciiTheme="minorHAnsi" w:hAnsiTheme="minorHAnsi" w:cstheme="minorHAnsi"/>
          <w:color w:val="0000FF"/>
          <w:sz w:val="20"/>
          <w:szCs w:val="20"/>
          <w:highlight w:val="white"/>
        </w:rPr>
        <w:t xml:space="preserve"> </w:t>
      </w:r>
      <w:r w:rsidRPr="00397051">
        <w:rPr>
          <w:rFonts w:asciiTheme="minorHAnsi" w:hAnsiTheme="minorHAnsi" w:cstheme="minorHAnsi"/>
          <w:sz w:val="20"/>
          <w:szCs w:val="20"/>
        </w:rPr>
        <w:t>LICENSOR DISCLAIMS ALL WARRANTIES, WHETHER EXPRESS OR IMPLIED, INCLUDING THE WARRANTIES THAT THE EVALUATION MATERIAL IS FREE OF DEFECTS, VIRUS FREE, AND ABLE TO OPERATE ON AN UNINTERRUPTED BASIS, THAT THE FUNCTIONALITY OF THE EVALUATION MATERIAL WILL MEET LICENSEE’S REQUIREMENTS, OR THAT ERRORS IN THE DATA WILL BE CORRECTED, AND THE IMPLIED WARRANTIES THAT THE EVALUATION MATERIAL IS MERCHANTABLE, OF SATISFACTORY QUALITY, ACCURATE, FIT FOR A PARTICULAR PURPOSE OR NEED, OR NON-INFRINGING, UNLESS SUCH IMPLIED WARRANTIES ARE LEGALLY INCAPABLE OF EXCLUSION.  FURTHER, LICENSOR DOES NOT WARRANT OR MAKE ANY REPRESENTATIONS REGARDING THE USE OR THE RESULTS OF THE USE OF THE EVALUATION MATERIAL IN TERMS OF THEIR CORRECTNESS, ACCURACY, RELIABILITY, OR OTHERWISE.</w:t>
      </w:r>
    </w:p>
    <w:p w14:paraId="63631CCB" w14:textId="5DBF065A"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LIMITATION ON LIABILITY</w:t>
      </w:r>
    </w:p>
    <w:p w14:paraId="7211BDB0" w14:textId="56E17680"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EXCEPT FOR BODILY INJURY OR DEATH OF A PERSON, EACH PARTIES INDEMNIFICATION OBLIGATIONS STATED IN SECTION 1</w:t>
      </w:r>
      <w:r w:rsidR="183E85E1" w:rsidRPr="00397051">
        <w:rPr>
          <w:rFonts w:asciiTheme="minorHAnsi" w:hAnsiTheme="minorHAnsi" w:cstheme="minorHAnsi"/>
          <w:sz w:val="20"/>
          <w:szCs w:val="20"/>
        </w:rPr>
        <w:t>1</w:t>
      </w:r>
      <w:r w:rsidRPr="00397051">
        <w:rPr>
          <w:rFonts w:asciiTheme="minorHAnsi" w:hAnsiTheme="minorHAnsi" w:cstheme="minorHAnsi"/>
          <w:sz w:val="20"/>
          <w:szCs w:val="20"/>
        </w:rPr>
        <w:t xml:space="preserve"> BELOW, AND THE BREACH BY EITHER PARTY OF THE OBLIGATIONS OF CONFIDENTIALITY IN SECTION 7 ABOVE, NEITHER PARTY SHALL BE LIABLE TO THE </w:t>
      </w:r>
      <w:del w:id="17" w:author="EPFL - VCO" w:date="2025-10-28T09:59:00Z" w16du:dateUtc="2025-10-28T08:59:00Z">
        <w:r w:rsidRPr="00397051" w:rsidDel="006178A3">
          <w:rPr>
            <w:rFonts w:asciiTheme="minorHAnsi" w:hAnsiTheme="minorHAnsi" w:cstheme="minorHAnsi"/>
            <w:sz w:val="20"/>
            <w:szCs w:val="20"/>
          </w:rPr>
          <w:delText>OTHER PARTY</w:delText>
        </w:r>
      </w:del>
      <w:ins w:id="18" w:author="EPFL - VCO" w:date="2025-10-28T10:04:00Z" w16du:dateUtc="2025-10-28T09:04:00Z">
        <w:r w:rsidR="0068485C">
          <w:rPr>
            <w:rFonts w:asciiTheme="minorHAnsi" w:hAnsiTheme="minorHAnsi" w:cstheme="minorHAnsi"/>
            <w:sz w:val="20"/>
            <w:szCs w:val="20"/>
          </w:rPr>
          <w:t>OTHER PARTY</w:t>
        </w:r>
      </w:ins>
      <w:r w:rsidRPr="00397051">
        <w:rPr>
          <w:rFonts w:asciiTheme="minorHAnsi" w:hAnsiTheme="minorHAnsi" w:cstheme="minorHAnsi"/>
          <w:sz w:val="20"/>
          <w:szCs w:val="20"/>
        </w:rPr>
        <w:t xml:space="preserve"> FOR ANY INDIRECT, SPECIAL, INCIDENTAL OR CONSEQUENTIAL DAMAGES OF ANY NATURE ARISING OUT OF THE POSSESSION OF, USE OF, OR INABILITY TO USE THE EVALAUTION MATERIAL, INCLUDING, WITHOUT LIMITATION, LOST PROFITS, LOSS OF GOODWILL, WORK STOPPAGE, DATA LOSS, OR COMPUTER FAILURE OR MALFUNCTION, EVEN IF ADVISED OF THE POSSIBILITY OF SUCH DAMAGES, AND REGARDLESS OF WHETHER THE CLAIM OR LIABILITY IS BASED UPON ANY CONTRACT, TORT, BREACH OF WARRANTY OR OTHER LEGAL OR EQUITABLE THEORY. </w:t>
      </w:r>
    </w:p>
    <w:p w14:paraId="01421C9B" w14:textId="784AD42A" w:rsidR="00434CB2" w:rsidRPr="00397051" w:rsidRDefault="009C5599" w:rsidP="00FF0C79">
      <w:pPr>
        <w:numPr>
          <w:ilvl w:val="0"/>
          <w:numId w:val="3"/>
        </w:numPr>
        <w:ind w:left="360" w:hanging="360"/>
        <w:mirrorIndents/>
        <w:rPr>
          <w:rFonts w:asciiTheme="minorHAnsi" w:hAnsiTheme="minorHAnsi" w:cstheme="minorHAnsi"/>
          <w:sz w:val="20"/>
          <w:szCs w:val="20"/>
        </w:rPr>
      </w:pPr>
      <w:r w:rsidRPr="00397051">
        <w:rPr>
          <w:rFonts w:asciiTheme="minorHAnsi" w:hAnsiTheme="minorHAnsi" w:cstheme="minorHAnsi"/>
          <w:b/>
          <w:bCs/>
          <w:sz w:val="20"/>
          <w:szCs w:val="20"/>
        </w:rPr>
        <w:t>INDEMNITY</w:t>
      </w:r>
    </w:p>
    <w:p w14:paraId="2DA6F1D7" w14:textId="69BA3F20"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lastRenderedPageBreak/>
        <w:t>Licensee agrees to indemnify, defend and hold Licensor and its Affiliates harmless from and against any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 xml:space="preserve">party claim or action based on </w:t>
      </w:r>
      <w:r w:rsidR="00153162" w:rsidRPr="00397051">
        <w:rPr>
          <w:rFonts w:asciiTheme="minorHAnsi" w:hAnsiTheme="minorHAnsi" w:cstheme="minorHAnsi"/>
          <w:sz w:val="20"/>
          <w:szCs w:val="20"/>
        </w:rPr>
        <w:t xml:space="preserve">(i) </w:t>
      </w:r>
      <w:r w:rsidRPr="00397051">
        <w:rPr>
          <w:rFonts w:asciiTheme="minorHAnsi" w:hAnsiTheme="minorHAnsi" w:cstheme="minorHAnsi"/>
          <w:sz w:val="20"/>
          <w:szCs w:val="20"/>
        </w:rPr>
        <w:t>any alleged infringement of</w:t>
      </w:r>
      <w:r w:rsidR="000C2841" w:rsidRPr="00397051">
        <w:rPr>
          <w:rFonts w:asciiTheme="minorHAnsi" w:hAnsiTheme="minorHAnsi" w:cstheme="minorHAnsi"/>
          <w:sz w:val="20"/>
          <w:szCs w:val="20"/>
        </w:rPr>
        <w:t xml:space="preserve"> </w:t>
      </w:r>
      <w:r w:rsidRPr="00397051">
        <w:rPr>
          <w:rFonts w:asciiTheme="minorHAnsi" w:hAnsiTheme="minorHAnsi" w:cstheme="minorHAnsi"/>
          <w:sz w:val="20"/>
          <w:szCs w:val="20"/>
        </w:rPr>
        <w:t>any patent, copyright, trade secret, or other proprietary right as a result of its misuse of the Evaluation Material in connection with this Agreement</w:t>
      </w:r>
      <w:r w:rsidR="00153162" w:rsidRPr="00397051">
        <w:rPr>
          <w:rFonts w:asciiTheme="minorHAnsi" w:hAnsiTheme="minorHAnsi" w:cstheme="minorHAnsi"/>
          <w:sz w:val="20"/>
          <w:szCs w:val="20"/>
        </w:rPr>
        <w:t xml:space="preserve">, </w:t>
      </w:r>
      <w:r w:rsidR="00CE4595" w:rsidRPr="00397051">
        <w:rPr>
          <w:rFonts w:asciiTheme="minorHAnsi" w:hAnsiTheme="minorHAnsi" w:cstheme="minorHAnsi"/>
          <w:sz w:val="20"/>
          <w:szCs w:val="20"/>
        </w:rPr>
        <w:t>(ii) Licensee</w:t>
      </w:r>
      <w:r w:rsidR="00153162" w:rsidRPr="00397051">
        <w:rPr>
          <w:rFonts w:asciiTheme="minorHAnsi" w:hAnsiTheme="minorHAnsi" w:cstheme="minorHAnsi"/>
          <w:sz w:val="20"/>
          <w:szCs w:val="20"/>
        </w:rPr>
        <w:t>’s</w:t>
      </w:r>
      <w:r w:rsidR="00CE4595" w:rsidRPr="00397051">
        <w:rPr>
          <w:rFonts w:asciiTheme="minorHAnsi" w:hAnsiTheme="minorHAnsi" w:cstheme="minorHAnsi"/>
          <w:sz w:val="20"/>
          <w:szCs w:val="20"/>
        </w:rPr>
        <w:t xml:space="preserve"> violation of applicable laws or regulations, including without limitation those related to data security and data privacy</w:t>
      </w:r>
      <w:r w:rsidR="009656DC" w:rsidRPr="00397051">
        <w:rPr>
          <w:rFonts w:asciiTheme="minorHAnsi" w:hAnsiTheme="minorHAnsi" w:cstheme="minorHAnsi"/>
          <w:sz w:val="20"/>
          <w:szCs w:val="20"/>
        </w:rPr>
        <w:t xml:space="preserve"> and (iii) any gross negligence or willful misconduct by Licensee</w:t>
      </w:r>
      <w:r w:rsidRPr="00397051">
        <w:rPr>
          <w:rFonts w:asciiTheme="minorHAnsi" w:hAnsiTheme="minorHAnsi" w:cstheme="minorHAnsi"/>
          <w:sz w:val="20"/>
          <w:szCs w:val="20"/>
        </w:rPr>
        <w:t>. Licensor agrees to indemnify, defend and hold Licensee harmless from and against any other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party claim or action based on any alleged infringement of any patent, copyright, trade secret, or other proprietary right as it relates to the Evaluation Material provided by Licensor to Licensee.</w:t>
      </w:r>
    </w:p>
    <w:p w14:paraId="0AE5E6B7" w14:textId="29148FCF" w:rsidR="00434CB2" w:rsidRPr="00397051" w:rsidRDefault="001D2054"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SURVIVAL</w:t>
      </w:r>
      <w:r w:rsidRPr="00397051">
        <w:rPr>
          <w:rFonts w:asciiTheme="minorHAnsi" w:hAnsiTheme="minorHAnsi" w:cstheme="minorHAnsi"/>
          <w:sz w:val="20"/>
          <w:szCs w:val="20"/>
        </w:rPr>
        <w:t xml:space="preserve"> </w:t>
      </w:r>
    </w:p>
    <w:p w14:paraId="307ABC78" w14:textId="7F7C91CB" w:rsidR="001D2054" w:rsidRPr="00397051" w:rsidRDefault="001D2054"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The Parties' obligations under sections 7, 8</w:t>
      </w:r>
      <w:r w:rsidR="00A32B60" w:rsidRPr="00397051">
        <w:rPr>
          <w:rFonts w:asciiTheme="minorHAnsi" w:hAnsiTheme="minorHAnsi" w:cstheme="minorHAnsi"/>
          <w:sz w:val="20"/>
          <w:szCs w:val="20"/>
        </w:rPr>
        <w:t>,</w:t>
      </w:r>
      <w:r w:rsidRPr="00397051">
        <w:rPr>
          <w:rFonts w:asciiTheme="minorHAnsi" w:hAnsiTheme="minorHAnsi" w:cstheme="minorHAnsi"/>
          <w:sz w:val="20"/>
          <w:szCs w:val="20"/>
        </w:rPr>
        <w:t xml:space="preserve"> 9</w:t>
      </w:r>
      <w:r w:rsidR="00A32B60" w:rsidRPr="00397051">
        <w:rPr>
          <w:rFonts w:asciiTheme="minorHAnsi" w:hAnsiTheme="minorHAnsi" w:cstheme="minorHAnsi"/>
          <w:sz w:val="20"/>
          <w:szCs w:val="20"/>
        </w:rPr>
        <w:t xml:space="preserve"> and 11</w:t>
      </w:r>
      <w:r w:rsidRPr="00397051">
        <w:rPr>
          <w:rFonts w:asciiTheme="minorHAnsi" w:hAnsiTheme="minorHAnsi" w:cstheme="minorHAnsi"/>
          <w:sz w:val="20"/>
          <w:szCs w:val="20"/>
        </w:rPr>
        <w:t xml:space="preserve"> will survive the </w:t>
      </w:r>
      <w:r w:rsidR="00DA6F87" w:rsidRPr="00397051">
        <w:rPr>
          <w:rFonts w:asciiTheme="minorHAnsi" w:hAnsiTheme="minorHAnsi" w:cstheme="minorHAnsi"/>
          <w:sz w:val="20"/>
          <w:szCs w:val="20"/>
        </w:rPr>
        <w:t>t</w:t>
      </w:r>
      <w:r w:rsidRPr="00397051">
        <w:rPr>
          <w:rFonts w:asciiTheme="minorHAnsi" w:hAnsiTheme="minorHAnsi" w:cstheme="minorHAnsi"/>
          <w:sz w:val="20"/>
          <w:szCs w:val="20"/>
        </w:rPr>
        <w:t xml:space="preserve">ermination and/or </w:t>
      </w:r>
      <w:r w:rsidR="00DA6F87" w:rsidRPr="00397051">
        <w:rPr>
          <w:rFonts w:asciiTheme="minorHAnsi" w:hAnsiTheme="minorHAnsi" w:cstheme="minorHAnsi"/>
          <w:sz w:val="20"/>
          <w:szCs w:val="20"/>
        </w:rPr>
        <w:t>e</w:t>
      </w:r>
      <w:r w:rsidRPr="00397051">
        <w:rPr>
          <w:rFonts w:asciiTheme="minorHAnsi" w:hAnsiTheme="minorHAnsi" w:cstheme="minorHAnsi"/>
          <w:sz w:val="20"/>
          <w:szCs w:val="20"/>
        </w:rPr>
        <w:t>xpiration of this agreement.</w:t>
      </w:r>
    </w:p>
    <w:p w14:paraId="4EA05958" w14:textId="626FE822" w:rsidR="00434CB2" w:rsidRPr="00397051" w:rsidRDefault="0083630F"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SALTING</w:t>
      </w:r>
    </w:p>
    <w:p w14:paraId="3DF94B41" w14:textId="289D4C15" w:rsidR="0083630F" w:rsidRPr="00397051" w:rsidRDefault="0083630F"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Licensor may include salted data or seeds used to fingerprint up to 0.01% of the </w:t>
      </w:r>
      <w:r w:rsidR="00A32B60" w:rsidRPr="00397051">
        <w:rPr>
          <w:rFonts w:asciiTheme="minorHAnsi" w:hAnsiTheme="minorHAnsi" w:cstheme="minorHAnsi"/>
          <w:sz w:val="20"/>
          <w:szCs w:val="20"/>
        </w:rPr>
        <w:t>l</w:t>
      </w:r>
      <w:r w:rsidRPr="00397051">
        <w:rPr>
          <w:rFonts w:asciiTheme="minorHAnsi" w:hAnsiTheme="minorHAnsi" w:cstheme="minorHAnsi"/>
          <w:sz w:val="20"/>
          <w:szCs w:val="20"/>
        </w:rPr>
        <w:t>icensed Data; provided, however, such inclusion of salted data shall not materially alter the genuineness, completeness or accuracy of the Licensed Data.</w:t>
      </w:r>
    </w:p>
    <w:p w14:paraId="5389B447" w14:textId="7F0F1DD8"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EXPORT CONTROL</w:t>
      </w:r>
    </w:p>
    <w:p w14:paraId="789883F8" w14:textId="7F18ADCA"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Each Party shall fully comply with all applicable import and export control laws, regulations, rules and orders of the United States and any foreign jurisdiction.  Licensee shall not, without first obtaining written authorization from the United States and/or foreign government: (i) export, re-export, release or transfer, directly or indirectly, any Evaluation Material, including any direct products thereof to any proscribed country, entity or person (wherever located) (collectively,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Proscribed Entities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or for any proscribed end-use, or (ii) enter into any transactions with any Proscribed Entity or for any proscribed end-use.  Each Party hereby agrees to assume all responsibility for, and to bear all expenses relating to, its compliance with the described laws, regulations, rules and orders, and for obtaining all necessary government authorizations and clearances in relation thereto.</w:t>
      </w:r>
      <w:ins w:id="19" w:author="EPFL - VCO" w:date="2025-10-28T10:05:00Z" w16du:dateUtc="2025-10-28T09:05:00Z">
        <w:r w:rsidR="0068485C" w:rsidRPr="0068485C">
          <w:t xml:space="preserve"> </w:t>
        </w:r>
        <w:commentRangeStart w:id="20"/>
        <w:r w:rsidR="0068485C" w:rsidRPr="0068485C">
          <w:rPr>
            <w:rFonts w:asciiTheme="minorHAnsi" w:hAnsiTheme="minorHAnsi" w:cstheme="minorHAnsi"/>
            <w:sz w:val="20"/>
            <w:szCs w:val="20"/>
          </w:rPr>
          <w:t>If any item is subject to U.S. export controls, the Parties shall provide an Export Classification Number (“ECCN”) or export control list number to the receiving Party in writing (“Classified Item”). Before sending a Classified Item, the sending Party shall give the choice to the receiving Party to accept or refuse the reception or exposure of the Classified Item. In no event will the Parties provide a Classified Item that is controlled for export on a munitions list.</w:t>
        </w:r>
      </w:ins>
      <w:commentRangeEnd w:id="20"/>
      <w:ins w:id="21" w:author="EPFL - VCO" w:date="2025-10-28T10:12:00Z" w16du:dateUtc="2025-10-28T09:12:00Z">
        <w:r w:rsidR="00D00E80">
          <w:rPr>
            <w:rStyle w:val="Marquedecommentaire"/>
          </w:rPr>
          <w:commentReference w:id="20"/>
        </w:r>
      </w:ins>
    </w:p>
    <w:p w14:paraId="7EBBF8CF" w14:textId="2E6A9B31"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NOTICES</w:t>
      </w:r>
    </w:p>
    <w:p w14:paraId="5C981D77" w14:textId="4E6133FC" w:rsidR="00591C7E"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Any notice, approval, request, authorization, direction or other communication under this Agreement will be given in English in writing and will be deemed to have been delivered and given for all purposes (i) on the delivery date if delivered by confirmed email; (ii) on the delivery date if delivered personally to the Party to whom the same is directed; (iii) one business day after deposit with a commercial overnight carrier, with written verification of receipt. In the case of Licensor, such notice will be provided </w:t>
      </w:r>
      <w:r w:rsidR="000C282E" w:rsidRPr="00397051">
        <w:rPr>
          <w:rFonts w:asciiTheme="minorHAnsi" w:hAnsiTheme="minorHAnsi" w:cstheme="minorHAnsi"/>
          <w:sz w:val="20"/>
          <w:szCs w:val="20"/>
        </w:rPr>
        <w:t xml:space="preserve">to </w:t>
      </w:r>
      <w:r w:rsidRPr="00397051">
        <w:rPr>
          <w:rFonts w:asciiTheme="minorHAnsi" w:hAnsiTheme="minorHAnsi" w:cstheme="minorHAnsi"/>
          <w:sz w:val="20"/>
          <w:szCs w:val="20"/>
        </w:rPr>
        <w:t>the Licensor representative identified below. In the case of Licensee, notice shall be sent to the individual at the address identified below.</w:t>
      </w:r>
    </w:p>
    <w:p w14:paraId="708B1A64" w14:textId="6850F89D" w:rsidR="00454A2D" w:rsidRPr="00397051" w:rsidRDefault="00454A2D"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For Licensee</w:t>
      </w:r>
    </w:p>
    <w:tbl>
      <w:tblPr>
        <w:tblStyle w:val="Grilledutableau"/>
        <w:tblW w:w="9000" w:type="dxa"/>
        <w:tblInd w:w="355" w:type="dxa"/>
        <w:shd w:val="clear" w:color="auto" w:fill="FFFF00"/>
        <w:tblLook w:val="04A0" w:firstRow="1" w:lastRow="0" w:firstColumn="1" w:lastColumn="0" w:noHBand="0" w:noVBand="1"/>
      </w:tblPr>
      <w:tblGrid>
        <w:gridCol w:w="1440"/>
        <w:gridCol w:w="7560"/>
      </w:tblGrid>
      <w:tr w:rsidR="00A705E2" w:rsidRPr="00397051" w14:paraId="48AD1CDF" w14:textId="77777777" w:rsidTr="00152CA1">
        <w:trPr>
          <w:trHeight w:hRule="exact" w:val="360"/>
        </w:trPr>
        <w:tc>
          <w:tcPr>
            <w:tcW w:w="1440" w:type="dxa"/>
            <w:vAlign w:val="center"/>
          </w:tcPr>
          <w:p w14:paraId="23805D13"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vAlign w:val="center"/>
          </w:tcPr>
          <w:p w14:paraId="0E7F675D" w14:textId="35538557" w:rsidR="00A705E2" w:rsidRPr="00397051" w:rsidRDefault="0068485C" w:rsidP="00A705E2">
            <w:pPr>
              <w:ind w:left="562" w:hanging="562"/>
              <w:rPr>
                <w:rFonts w:asciiTheme="minorHAnsi" w:hAnsiTheme="minorHAnsi" w:cstheme="minorHAnsi"/>
                <w:sz w:val="20"/>
                <w:szCs w:val="20"/>
              </w:rPr>
            </w:pPr>
            <w:ins w:id="22" w:author="EPFL - VCO" w:date="2025-10-28T10:09:00Z" w16du:dateUtc="2025-10-28T09:09:00Z">
              <w:r w:rsidRPr="0068485C">
                <w:rPr>
                  <w:rFonts w:asciiTheme="minorHAnsi" w:hAnsiTheme="minorHAnsi" w:cstheme="minorHAnsi"/>
                  <w:sz w:val="20"/>
                  <w:szCs w:val="20"/>
                </w:rPr>
                <w:t>Franziska Zollner</w:t>
              </w:r>
            </w:ins>
          </w:p>
        </w:tc>
      </w:tr>
      <w:tr w:rsidR="00A705E2" w:rsidRPr="00397051" w14:paraId="5D0CF272" w14:textId="77777777" w:rsidTr="00152CA1">
        <w:trPr>
          <w:trHeight w:hRule="exact" w:val="360"/>
        </w:trPr>
        <w:tc>
          <w:tcPr>
            <w:tcW w:w="1440" w:type="dxa"/>
            <w:vAlign w:val="center"/>
          </w:tcPr>
          <w:p w14:paraId="343978CB"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vAlign w:val="center"/>
          </w:tcPr>
          <w:p w14:paraId="1BDBDF29" w14:textId="3D6498A0" w:rsidR="00A705E2" w:rsidRPr="00397051" w:rsidRDefault="0068485C" w:rsidP="00A705E2">
            <w:pPr>
              <w:ind w:left="562" w:hanging="562"/>
              <w:rPr>
                <w:rFonts w:asciiTheme="minorHAnsi" w:hAnsiTheme="minorHAnsi" w:cstheme="minorHAnsi"/>
                <w:sz w:val="20"/>
                <w:szCs w:val="20"/>
              </w:rPr>
            </w:pPr>
            <w:ins w:id="23" w:author="EPFL - VCO" w:date="2025-10-28T10:09:00Z" w16du:dateUtc="2025-10-28T09:09:00Z">
              <w:r>
                <w:rPr>
                  <w:rFonts w:asciiTheme="minorHAnsi" w:hAnsiTheme="minorHAnsi" w:cstheme="minorHAnsi"/>
                  <w:sz w:val="20"/>
                  <w:szCs w:val="20"/>
                </w:rPr>
                <w:t>Doctoral Assistant</w:t>
              </w:r>
            </w:ins>
          </w:p>
        </w:tc>
      </w:tr>
      <w:tr w:rsidR="00454A2D" w:rsidRPr="00D00E80" w14:paraId="6DED3AE8" w14:textId="77777777" w:rsidTr="00152CA1">
        <w:trPr>
          <w:trHeight w:hRule="exact" w:val="360"/>
        </w:trPr>
        <w:tc>
          <w:tcPr>
            <w:tcW w:w="1440" w:type="dxa"/>
            <w:vAlign w:val="center"/>
          </w:tcPr>
          <w:p w14:paraId="54BDF55A"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vAlign w:val="center"/>
          </w:tcPr>
          <w:p w14:paraId="167A53CA" w14:textId="7C976F02" w:rsidR="00454A2D" w:rsidRPr="00D00E80" w:rsidRDefault="00D00E80" w:rsidP="00D00E80">
            <w:pPr>
              <w:ind w:left="562" w:hanging="562"/>
              <w:rPr>
                <w:rFonts w:asciiTheme="minorHAnsi" w:hAnsiTheme="minorHAnsi" w:cstheme="minorHAnsi"/>
                <w:sz w:val="20"/>
                <w:szCs w:val="20"/>
                <w:lang w:val="de-CH"/>
                <w:rPrChange w:id="24" w:author="EPFL - VCO" w:date="2025-10-28T10:10:00Z" w16du:dateUtc="2025-10-28T09:10:00Z">
                  <w:rPr>
                    <w:rFonts w:asciiTheme="minorHAnsi" w:hAnsiTheme="minorHAnsi" w:cstheme="minorHAnsi"/>
                    <w:sz w:val="20"/>
                    <w:szCs w:val="20"/>
                  </w:rPr>
                </w:rPrChange>
              </w:rPr>
            </w:pPr>
            <w:ins w:id="25" w:author="EPFL - VCO" w:date="2025-10-28T10:09:00Z" w16du:dateUtc="2025-10-28T09:09:00Z">
              <w:r w:rsidRPr="00D00E80">
                <w:rPr>
                  <w:rFonts w:asciiTheme="minorHAnsi" w:hAnsiTheme="minorHAnsi" w:cstheme="minorHAnsi"/>
                  <w:sz w:val="20"/>
                  <w:szCs w:val="20"/>
                  <w:lang w:val="de-CH"/>
                  <w:rPrChange w:id="26" w:author="EPFL - VCO" w:date="2025-10-28T10:10:00Z" w16du:dateUtc="2025-10-28T09:10:00Z">
                    <w:rPr>
                      <w:rFonts w:asciiTheme="minorHAnsi" w:hAnsiTheme="minorHAnsi" w:cstheme="minorHAnsi"/>
                      <w:sz w:val="20"/>
                      <w:szCs w:val="20"/>
                    </w:rPr>
                  </w:rPrChange>
                </w:rPr>
                <w:t>EPFL CDM MTEI PASU</w:t>
              </w:r>
              <w:r w:rsidRPr="00D00E80">
                <w:rPr>
                  <w:rFonts w:asciiTheme="minorHAnsi" w:hAnsiTheme="minorHAnsi" w:cstheme="minorHAnsi"/>
                  <w:sz w:val="20"/>
                  <w:szCs w:val="20"/>
                  <w:lang w:val="de-CH"/>
                  <w:rPrChange w:id="27" w:author="EPFL - VCO" w:date="2025-10-28T10:10:00Z" w16du:dateUtc="2025-10-28T09:10:00Z">
                    <w:rPr>
                      <w:rFonts w:asciiTheme="minorHAnsi" w:hAnsiTheme="minorHAnsi" w:cstheme="minorHAnsi"/>
                      <w:sz w:val="20"/>
                      <w:szCs w:val="20"/>
                    </w:rPr>
                  </w:rPrChange>
                </w:rPr>
                <w:t xml:space="preserve">, </w:t>
              </w:r>
              <w:r w:rsidRPr="00D00E80">
                <w:rPr>
                  <w:rFonts w:asciiTheme="minorHAnsi" w:hAnsiTheme="minorHAnsi" w:cstheme="minorHAnsi"/>
                  <w:sz w:val="20"/>
                  <w:szCs w:val="20"/>
                  <w:lang w:val="de-CH"/>
                  <w:rPrChange w:id="28" w:author="EPFL - VCO" w:date="2025-10-28T10:10:00Z" w16du:dateUtc="2025-10-28T09:10:00Z">
                    <w:rPr>
                      <w:rFonts w:asciiTheme="minorHAnsi" w:hAnsiTheme="minorHAnsi" w:cstheme="minorHAnsi"/>
                      <w:sz w:val="20"/>
                      <w:szCs w:val="20"/>
                    </w:rPr>
                  </w:rPrChange>
                </w:rPr>
                <w:t>ODY 4 16 (</w:t>
              </w:r>
              <w:proofErr w:type="spellStart"/>
              <w:r w:rsidRPr="00D00E80">
                <w:rPr>
                  <w:rFonts w:asciiTheme="minorHAnsi" w:hAnsiTheme="minorHAnsi" w:cstheme="minorHAnsi"/>
                  <w:sz w:val="20"/>
                  <w:szCs w:val="20"/>
                  <w:lang w:val="de-CH"/>
                  <w:rPrChange w:id="29" w:author="EPFL - VCO" w:date="2025-10-28T10:10:00Z" w16du:dateUtc="2025-10-28T09:10:00Z">
                    <w:rPr>
                      <w:rFonts w:asciiTheme="minorHAnsi" w:hAnsiTheme="minorHAnsi" w:cstheme="minorHAnsi"/>
                      <w:sz w:val="20"/>
                      <w:szCs w:val="20"/>
                    </w:rPr>
                  </w:rPrChange>
                </w:rPr>
                <w:t>Odyssea</w:t>
              </w:r>
              <w:proofErr w:type="spellEnd"/>
              <w:r w:rsidRPr="00D00E80">
                <w:rPr>
                  <w:rFonts w:asciiTheme="minorHAnsi" w:hAnsiTheme="minorHAnsi" w:cstheme="minorHAnsi"/>
                  <w:sz w:val="20"/>
                  <w:szCs w:val="20"/>
                  <w:lang w:val="de-CH"/>
                  <w:rPrChange w:id="30" w:author="EPFL - VCO" w:date="2025-10-28T10:10:00Z" w16du:dateUtc="2025-10-28T09:10:00Z">
                    <w:rPr>
                      <w:rFonts w:asciiTheme="minorHAnsi" w:hAnsiTheme="minorHAnsi" w:cstheme="minorHAnsi"/>
                      <w:sz w:val="20"/>
                      <w:szCs w:val="20"/>
                    </w:rPr>
                  </w:rPrChange>
                </w:rPr>
                <w:t>)</w:t>
              </w:r>
              <w:r w:rsidRPr="00D00E80">
                <w:rPr>
                  <w:rFonts w:asciiTheme="minorHAnsi" w:hAnsiTheme="minorHAnsi" w:cstheme="minorHAnsi"/>
                  <w:sz w:val="20"/>
                  <w:szCs w:val="20"/>
                  <w:lang w:val="de-CH"/>
                  <w:rPrChange w:id="31" w:author="EPFL - VCO" w:date="2025-10-28T10:10:00Z" w16du:dateUtc="2025-10-28T09:10:00Z">
                    <w:rPr>
                      <w:rFonts w:asciiTheme="minorHAnsi" w:hAnsiTheme="minorHAnsi" w:cstheme="minorHAnsi"/>
                      <w:sz w:val="20"/>
                      <w:szCs w:val="20"/>
                    </w:rPr>
                  </w:rPrChange>
                </w:rPr>
                <w:t xml:space="preserve">, </w:t>
              </w:r>
              <w:r w:rsidRPr="00D00E80">
                <w:rPr>
                  <w:rFonts w:asciiTheme="minorHAnsi" w:hAnsiTheme="minorHAnsi" w:cstheme="minorHAnsi"/>
                  <w:sz w:val="20"/>
                  <w:szCs w:val="20"/>
                  <w:lang w:val="de-CH"/>
                  <w:rPrChange w:id="32" w:author="EPFL - VCO" w:date="2025-10-28T10:10:00Z" w16du:dateUtc="2025-10-28T09:10:00Z">
                    <w:rPr>
                      <w:rFonts w:asciiTheme="minorHAnsi" w:hAnsiTheme="minorHAnsi" w:cstheme="minorHAnsi"/>
                      <w:sz w:val="20"/>
                      <w:szCs w:val="20"/>
                    </w:rPr>
                  </w:rPrChange>
                </w:rPr>
                <w:t>Station 5</w:t>
              </w:r>
              <w:r w:rsidRPr="00D00E80">
                <w:rPr>
                  <w:rFonts w:asciiTheme="minorHAnsi" w:hAnsiTheme="minorHAnsi" w:cstheme="minorHAnsi"/>
                  <w:sz w:val="20"/>
                  <w:szCs w:val="20"/>
                  <w:lang w:val="de-CH"/>
                  <w:rPrChange w:id="33" w:author="EPFL - VCO" w:date="2025-10-28T10:10:00Z" w16du:dateUtc="2025-10-28T09:10:00Z">
                    <w:rPr>
                      <w:rFonts w:asciiTheme="minorHAnsi" w:hAnsiTheme="minorHAnsi" w:cstheme="minorHAnsi"/>
                      <w:sz w:val="20"/>
                      <w:szCs w:val="20"/>
                    </w:rPr>
                  </w:rPrChange>
                </w:rPr>
                <w:t xml:space="preserve">, </w:t>
              </w:r>
              <w:r w:rsidRPr="00D00E80">
                <w:rPr>
                  <w:rFonts w:asciiTheme="minorHAnsi" w:hAnsiTheme="minorHAnsi" w:cstheme="minorHAnsi"/>
                  <w:sz w:val="20"/>
                  <w:szCs w:val="20"/>
                  <w:lang w:val="de-CH"/>
                  <w:rPrChange w:id="34" w:author="EPFL - VCO" w:date="2025-10-28T10:10:00Z" w16du:dateUtc="2025-10-28T09:10:00Z">
                    <w:rPr>
                      <w:rFonts w:asciiTheme="minorHAnsi" w:hAnsiTheme="minorHAnsi" w:cstheme="minorHAnsi"/>
                      <w:sz w:val="20"/>
                      <w:szCs w:val="20"/>
                    </w:rPr>
                  </w:rPrChange>
                </w:rPr>
                <w:t>1015 Lausanne</w:t>
              </w:r>
              <w:r w:rsidRPr="00D00E80">
                <w:rPr>
                  <w:rFonts w:asciiTheme="minorHAnsi" w:hAnsiTheme="minorHAnsi" w:cstheme="minorHAnsi"/>
                  <w:sz w:val="20"/>
                  <w:szCs w:val="20"/>
                  <w:lang w:val="de-CH"/>
                  <w:rPrChange w:id="35" w:author="EPFL - VCO" w:date="2025-10-28T10:10:00Z" w16du:dateUtc="2025-10-28T09:10:00Z">
                    <w:rPr>
                      <w:rFonts w:asciiTheme="minorHAnsi" w:hAnsiTheme="minorHAnsi" w:cstheme="minorHAnsi"/>
                      <w:sz w:val="20"/>
                      <w:szCs w:val="20"/>
                    </w:rPr>
                  </w:rPrChange>
                </w:rPr>
                <w:t xml:space="preserve">, </w:t>
              </w:r>
            </w:ins>
            <w:proofErr w:type="spellStart"/>
            <w:ins w:id="36" w:author="EPFL - VCO" w:date="2025-10-28T10:10:00Z" w16du:dateUtc="2025-10-28T09:10:00Z">
              <w:r w:rsidRPr="00D00E80">
                <w:rPr>
                  <w:rFonts w:asciiTheme="minorHAnsi" w:hAnsiTheme="minorHAnsi" w:cstheme="minorHAnsi"/>
                  <w:sz w:val="20"/>
                  <w:szCs w:val="20"/>
                  <w:lang w:val="de-CH"/>
                  <w:rPrChange w:id="37" w:author="EPFL - VCO" w:date="2025-10-28T10:10:00Z" w16du:dateUtc="2025-10-28T09:10:00Z">
                    <w:rPr>
                      <w:rFonts w:asciiTheme="minorHAnsi" w:hAnsiTheme="minorHAnsi" w:cstheme="minorHAnsi"/>
                      <w:sz w:val="20"/>
                      <w:szCs w:val="20"/>
                    </w:rPr>
                  </w:rPrChange>
                </w:rPr>
                <w:t>Switzerland</w:t>
              </w:r>
            </w:ins>
            <w:proofErr w:type="spellEnd"/>
          </w:p>
        </w:tc>
      </w:tr>
      <w:tr w:rsidR="00454A2D" w:rsidRPr="00397051" w14:paraId="75A6B3F7" w14:textId="77777777" w:rsidTr="00152CA1">
        <w:trPr>
          <w:trHeight w:hRule="exact" w:val="360"/>
        </w:trPr>
        <w:tc>
          <w:tcPr>
            <w:tcW w:w="1440" w:type="dxa"/>
            <w:vAlign w:val="center"/>
          </w:tcPr>
          <w:p w14:paraId="40F9BDE8"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Email</w:t>
            </w:r>
          </w:p>
        </w:tc>
        <w:tc>
          <w:tcPr>
            <w:tcW w:w="7560" w:type="dxa"/>
            <w:tcBorders>
              <w:right w:val="single" w:sz="4" w:space="0" w:color="auto"/>
            </w:tcBorders>
            <w:vAlign w:val="center"/>
          </w:tcPr>
          <w:p w14:paraId="47F74F36" w14:textId="2925D0EC" w:rsidR="00454A2D" w:rsidRPr="00397051" w:rsidRDefault="00D00E80" w:rsidP="00FF0C79">
            <w:pPr>
              <w:ind w:left="562" w:hanging="562"/>
              <w:rPr>
                <w:rFonts w:asciiTheme="minorHAnsi" w:hAnsiTheme="minorHAnsi" w:cstheme="minorHAnsi"/>
                <w:sz w:val="20"/>
                <w:szCs w:val="20"/>
              </w:rPr>
            </w:pPr>
            <w:ins w:id="38" w:author="EPFL - VCO" w:date="2025-10-28T10:10:00Z" w16du:dateUtc="2025-10-28T09:10:00Z">
              <w:r w:rsidRPr="00D00E80">
                <w:rPr>
                  <w:rFonts w:asciiTheme="minorHAnsi" w:hAnsiTheme="minorHAnsi" w:cstheme="minorHAnsi"/>
                  <w:sz w:val="20"/>
                  <w:szCs w:val="20"/>
                </w:rPr>
                <w:t>franziska.zollner@epfl.ch</w:t>
              </w:r>
            </w:ins>
          </w:p>
        </w:tc>
      </w:tr>
    </w:tbl>
    <w:p w14:paraId="6450AD2D" w14:textId="2F18AC33" w:rsidR="00454A2D" w:rsidRPr="00397051" w:rsidRDefault="00454A2D" w:rsidP="00FF0C79">
      <w:pPr>
        <w:spacing w:before="120"/>
        <w:ind w:left="360" w:firstLine="0"/>
        <w:rPr>
          <w:rFonts w:asciiTheme="minorHAnsi" w:hAnsiTheme="minorHAnsi" w:cstheme="minorHAnsi"/>
          <w:sz w:val="20"/>
          <w:szCs w:val="20"/>
        </w:rPr>
      </w:pPr>
      <w:r w:rsidRPr="00397051">
        <w:rPr>
          <w:rFonts w:asciiTheme="minorHAnsi" w:hAnsiTheme="minorHAnsi" w:cstheme="minorHAnsi"/>
          <w:sz w:val="20"/>
          <w:szCs w:val="20"/>
        </w:rPr>
        <w:t>For Licensor</w:t>
      </w:r>
    </w:p>
    <w:tbl>
      <w:tblPr>
        <w:tblStyle w:val="Grilledutableau"/>
        <w:tblW w:w="9000" w:type="dxa"/>
        <w:tblInd w:w="355" w:type="dxa"/>
        <w:tblLook w:val="04A0" w:firstRow="1" w:lastRow="0" w:firstColumn="1" w:lastColumn="0" w:noHBand="0" w:noVBand="1"/>
      </w:tblPr>
      <w:tblGrid>
        <w:gridCol w:w="1440"/>
        <w:gridCol w:w="7560"/>
      </w:tblGrid>
      <w:tr w:rsidR="00454A2D" w:rsidRPr="00397051" w14:paraId="33EA8B28" w14:textId="77777777" w:rsidTr="00BA27F2">
        <w:trPr>
          <w:trHeight w:hRule="exact" w:val="360"/>
        </w:trPr>
        <w:tc>
          <w:tcPr>
            <w:tcW w:w="1440" w:type="dxa"/>
            <w:vAlign w:val="center"/>
          </w:tcPr>
          <w:p w14:paraId="061093BC"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vAlign w:val="center"/>
          </w:tcPr>
          <w:p w14:paraId="4500347D" w14:textId="7D97B597"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 Solt</w:t>
            </w:r>
          </w:p>
        </w:tc>
      </w:tr>
      <w:tr w:rsidR="00454A2D" w:rsidRPr="00397051" w14:paraId="0C7A7A51" w14:textId="77777777" w:rsidTr="00BA27F2">
        <w:trPr>
          <w:trHeight w:hRule="exact" w:val="360"/>
        </w:trPr>
        <w:tc>
          <w:tcPr>
            <w:tcW w:w="1440" w:type="dxa"/>
            <w:vAlign w:val="center"/>
          </w:tcPr>
          <w:p w14:paraId="47E95F0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vAlign w:val="center"/>
          </w:tcPr>
          <w:p w14:paraId="5EEEDBFE" w14:textId="56EEFC5A" w:rsidR="00454A2D" w:rsidRPr="00397051" w:rsidRDefault="00616384" w:rsidP="00FF0C79">
            <w:pPr>
              <w:ind w:left="562" w:hanging="562"/>
              <w:rPr>
                <w:rFonts w:asciiTheme="minorHAnsi" w:hAnsiTheme="minorHAnsi" w:cstheme="minorHAnsi"/>
                <w:sz w:val="20"/>
                <w:szCs w:val="20"/>
              </w:rPr>
            </w:pPr>
            <w:r>
              <w:rPr>
                <w:rFonts w:asciiTheme="minorHAnsi" w:hAnsiTheme="minorHAnsi" w:cstheme="minorHAnsi"/>
                <w:sz w:val="20"/>
                <w:szCs w:val="20"/>
              </w:rPr>
              <w:t>VP Sales</w:t>
            </w:r>
            <w:r w:rsidR="00EF6954">
              <w:rPr>
                <w:rFonts w:asciiTheme="minorHAnsi" w:hAnsiTheme="minorHAnsi" w:cstheme="minorHAnsi"/>
                <w:sz w:val="20"/>
                <w:szCs w:val="20"/>
              </w:rPr>
              <w:t xml:space="preserve"> &amp; Business Development</w:t>
            </w:r>
          </w:p>
        </w:tc>
      </w:tr>
      <w:tr w:rsidR="00454A2D" w:rsidRPr="00397051" w14:paraId="26DC446A" w14:textId="77777777" w:rsidTr="00BA27F2">
        <w:trPr>
          <w:trHeight w:hRule="exact" w:val="360"/>
        </w:trPr>
        <w:tc>
          <w:tcPr>
            <w:tcW w:w="1440" w:type="dxa"/>
            <w:vAlign w:val="center"/>
          </w:tcPr>
          <w:p w14:paraId="51B31D2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vAlign w:val="center"/>
          </w:tcPr>
          <w:p w14:paraId="5F71ABE4" w14:textId="7E70435E" w:rsidR="00454A2D" w:rsidRPr="00397051" w:rsidRDefault="007671C8"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Pr="00397051">
              <w:rPr>
                <w:rFonts w:asciiTheme="minorHAnsi" w:hAnsiTheme="minorHAnsi" w:cstheme="minorHAnsi"/>
                <w:sz w:val="20"/>
                <w:szCs w:val="20"/>
              </w:rPr>
              <w:t xml:space="preserve"> North Bridge Centre, Singapore 188727</w:t>
            </w:r>
          </w:p>
        </w:tc>
      </w:tr>
      <w:tr w:rsidR="00454A2D" w:rsidRPr="00397051" w14:paraId="1F8D6EB3" w14:textId="77777777" w:rsidTr="00BA27F2">
        <w:trPr>
          <w:trHeight w:hRule="exact" w:val="360"/>
        </w:trPr>
        <w:tc>
          <w:tcPr>
            <w:tcW w:w="1440" w:type="dxa"/>
            <w:vAlign w:val="center"/>
          </w:tcPr>
          <w:p w14:paraId="6B395046"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lastRenderedPageBreak/>
              <w:t>Email</w:t>
            </w:r>
          </w:p>
        </w:tc>
        <w:tc>
          <w:tcPr>
            <w:tcW w:w="7560" w:type="dxa"/>
            <w:tcBorders>
              <w:right w:val="single" w:sz="4" w:space="0" w:color="auto"/>
            </w:tcBorders>
            <w:vAlign w:val="center"/>
          </w:tcPr>
          <w:p w14:paraId="10C98F5C" w14:textId="32282BD3"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tim@quadrant.io</w:t>
            </w:r>
          </w:p>
        </w:tc>
      </w:tr>
    </w:tbl>
    <w:p w14:paraId="1DB19836" w14:textId="7EAA9BB3" w:rsidR="009C5599" w:rsidRPr="00397051" w:rsidRDefault="009C5599" w:rsidP="00FF0C79">
      <w:pPr>
        <w:numPr>
          <w:ilvl w:val="0"/>
          <w:numId w:val="3"/>
        </w:numPr>
        <w:spacing w:before="120"/>
        <w:ind w:left="360" w:hanging="360"/>
        <w:rPr>
          <w:rFonts w:asciiTheme="minorHAnsi" w:hAnsiTheme="minorHAnsi" w:cstheme="minorHAnsi"/>
          <w:sz w:val="20"/>
          <w:szCs w:val="20"/>
        </w:rPr>
      </w:pPr>
      <w:r w:rsidRPr="00397051">
        <w:rPr>
          <w:rFonts w:asciiTheme="minorHAnsi" w:hAnsiTheme="minorHAnsi" w:cstheme="minorHAnsi"/>
          <w:b/>
          <w:bCs/>
          <w:sz w:val="20"/>
          <w:szCs w:val="20"/>
        </w:rPr>
        <w:t>GENERAL PROVISIONS</w:t>
      </w:r>
    </w:p>
    <w:p w14:paraId="412917D9"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Entire Agreement.  This Agreement constitutes the entire agreement between the Parties with respect to the subject matter hereof, and supersedes all prior agreements, understandings and communications between the Parties with respect to such subject matter. No modification or amendment to this Agreement shall be effective unless in writing and executed by a duly authorized representative of each Party.</w:t>
      </w:r>
    </w:p>
    <w:p w14:paraId="11E4645A" w14:textId="5E870247" w:rsidR="00075AAE" w:rsidRPr="00075AAE" w:rsidRDefault="00075AAE" w:rsidP="00075AAE">
      <w:pPr>
        <w:pStyle w:val="Paragraphedeliste"/>
        <w:numPr>
          <w:ilvl w:val="1"/>
          <w:numId w:val="3"/>
        </w:numPr>
        <w:ind w:left="900" w:hanging="540"/>
        <w:rPr>
          <w:rFonts w:asciiTheme="minorHAnsi" w:hAnsiTheme="minorHAnsi" w:cstheme="minorHAnsi"/>
          <w:sz w:val="20"/>
          <w:szCs w:val="20"/>
        </w:rPr>
      </w:pPr>
      <w:r w:rsidRPr="00075AAE">
        <w:rPr>
          <w:rFonts w:asciiTheme="minorHAnsi" w:hAnsiTheme="minorHAnsi" w:cstheme="minorHAnsi"/>
          <w:sz w:val="20"/>
          <w:szCs w:val="20"/>
        </w:rPr>
        <w:t xml:space="preserve">Governing Law. </w:t>
      </w:r>
      <w:commentRangeStart w:id="39"/>
      <w:r w:rsidRPr="00075AAE">
        <w:rPr>
          <w:rFonts w:asciiTheme="minorHAnsi" w:hAnsiTheme="minorHAnsi" w:cstheme="minorHAnsi"/>
          <w:sz w:val="20"/>
          <w:szCs w:val="20"/>
        </w:rPr>
        <w:t xml:space="preserve">This Agreement is governed by and construed in accordance with the laws of the </w:t>
      </w:r>
      <w:del w:id="40" w:author="EPFL - VCO" w:date="2025-10-28T10:07:00Z" w16du:dateUtc="2025-10-28T09:07:00Z">
        <w:r w:rsidRPr="00075AAE" w:rsidDel="0068485C">
          <w:rPr>
            <w:rFonts w:asciiTheme="minorHAnsi" w:hAnsiTheme="minorHAnsi" w:cstheme="minorHAnsi"/>
            <w:sz w:val="20"/>
            <w:szCs w:val="20"/>
          </w:rPr>
          <w:delText>State of New York (without regard to any conflict of laws principles)</w:delText>
        </w:r>
      </w:del>
      <w:ins w:id="41" w:author="EPFL - VCO" w:date="2025-10-28T10:07:00Z" w16du:dateUtc="2025-10-28T09:07:00Z">
        <w:r w:rsidR="0068485C">
          <w:rPr>
            <w:rFonts w:asciiTheme="minorHAnsi" w:hAnsiTheme="minorHAnsi" w:cstheme="minorHAnsi"/>
            <w:sz w:val="20"/>
            <w:szCs w:val="20"/>
          </w:rPr>
          <w:t>defendant Party</w:t>
        </w:r>
      </w:ins>
      <w:r w:rsidRPr="00075AAE">
        <w:rPr>
          <w:rFonts w:asciiTheme="minorHAnsi" w:hAnsiTheme="minorHAnsi" w:cstheme="minorHAnsi"/>
          <w:sz w:val="20"/>
          <w:szCs w:val="20"/>
        </w:rPr>
        <w:t>.  Any legal dispute may be settled according to the laws of the</w:t>
      </w:r>
      <w:ins w:id="42" w:author="EPFL - VCO" w:date="2025-10-28T10:08:00Z" w16du:dateUtc="2025-10-28T09:08:00Z">
        <w:r w:rsidR="0068485C">
          <w:rPr>
            <w:rFonts w:asciiTheme="minorHAnsi" w:hAnsiTheme="minorHAnsi" w:cstheme="minorHAnsi"/>
            <w:sz w:val="20"/>
            <w:szCs w:val="20"/>
          </w:rPr>
          <w:t xml:space="preserve"> defendant Party</w:t>
        </w:r>
      </w:ins>
      <w:del w:id="43" w:author="EPFL - VCO" w:date="2025-10-28T10:08:00Z" w16du:dateUtc="2025-10-28T09:08:00Z">
        <w:r w:rsidRPr="00075AAE" w:rsidDel="0068485C">
          <w:rPr>
            <w:rFonts w:asciiTheme="minorHAnsi" w:hAnsiTheme="minorHAnsi" w:cstheme="minorHAnsi"/>
            <w:sz w:val="20"/>
            <w:szCs w:val="20"/>
          </w:rPr>
          <w:delText xml:space="preserve"> State of New York in the Singapore International Commercial Court</w:delText>
        </w:r>
      </w:del>
      <w:r w:rsidRPr="00075AAE">
        <w:rPr>
          <w:rFonts w:asciiTheme="minorHAnsi" w:hAnsiTheme="minorHAnsi" w:cstheme="minorHAnsi"/>
          <w:sz w:val="20"/>
          <w:szCs w:val="20"/>
        </w:rPr>
        <w:t>, which shall have the jurisdiction to settle all disputes arising out of or in connection with the present Agreement.</w:t>
      </w:r>
      <w:commentRangeEnd w:id="39"/>
      <w:r w:rsidR="00D00E80">
        <w:rPr>
          <w:rStyle w:val="Marquedecommentaire"/>
        </w:rPr>
        <w:commentReference w:id="39"/>
      </w:r>
    </w:p>
    <w:p w14:paraId="5F69466E" w14:textId="5321780C"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Assignment.  Neither party shall assign this Agreement in whole or part without the prior written consent of the </w:t>
      </w:r>
      <w:del w:id="44" w:author="EPFL - VCO" w:date="2025-10-28T09:59:00Z" w16du:dateUtc="2025-10-28T08:59:00Z">
        <w:r w:rsidRPr="00397051" w:rsidDel="006178A3">
          <w:rPr>
            <w:rFonts w:asciiTheme="minorHAnsi" w:hAnsiTheme="minorHAnsi" w:cstheme="minorHAnsi"/>
            <w:sz w:val="20"/>
            <w:szCs w:val="20"/>
          </w:rPr>
          <w:delText>other party</w:delText>
        </w:r>
      </w:del>
      <w:ins w:id="45" w:author="EPFL - VCO" w:date="2025-10-28T09:59:00Z" w16du:dateUtc="2025-10-28T08:59:00Z">
        <w:r w:rsidR="006178A3">
          <w:rPr>
            <w:rFonts w:asciiTheme="minorHAnsi" w:hAnsiTheme="minorHAnsi" w:cstheme="minorHAnsi"/>
            <w:sz w:val="20"/>
            <w:szCs w:val="20"/>
          </w:rPr>
          <w:t>EPFL</w:t>
        </w:r>
      </w:ins>
      <w:r w:rsidRPr="00397051">
        <w:rPr>
          <w:rFonts w:asciiTheme="minorHAnsi" w:hAnsiTheme="minorHAnsi" w:cstheme="minorHAnsi"/>
          <w:sz w:val="20"/>
          <w:szCs w:val="20"/>
        </w:rPr>
        <w:t xml:space="preserve"> except that either party may assign this Agreement in connection with a merger, reorganization or sale of a substantial part of the assets or business to which this Agreement relates. Subject to the limitations set forth in this Agreement, this Agreement will inure to the benefit of and be binding upon the Parties, their successors and assigns.</w:t>
      </w:r>
    </w:p>
    <w:p w14:paraId="64BFD33C"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Partial Invalidity; Waiver.  If any provision in this Agreement should be held illegal or unenforceable by a court having jurisdiction, such provision shall be modified to the extent necessary to render it enforceable without losing its intent</w:t>
      </w:r>
      <w:r w:rsidR="00E52E1F" w:rsidRPr="00397051">
        <w:rPr>
          <w:rFonts w:asciiTheme="minorHAnsi" w:hAnsiTheme="minorHAnsi" w:cstheme="minorHAnsi"/>
          <w:sz w:val="20"/>
          <w:szCs w:val="20"/>
        </w:rPr>
        <w:t xml:space="preserve"> </w:t>
      </w:r>
      <w:r w:rsidRPr="00397051">
        <w:rPr>
          <w:rFonts w:asciiTheme="minorHAnsi" w:hAnsiTheme="minorHAnsi" w:cstheme="minorHAnsi"/>
          <w:sz w:val="20"/>
          <w:szCs w:val="20"/>
        </w:rPr>
        <w:t>or severed from this Agreement if no such modification is possible, and other provisions of this Agreement shall remain in full force and effect. A waiver by either Party of any term or condition of this Agreement or any breach thereof, in any one instance, shall not waive such term or condition or any subsequent breach thereof.</w:t>
      </w:r>
    </w:p>
    <w:p w14:paraId="2E178681"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Force Majeure.</w:t>
      </w:r>
      <w:r w:rsidRPr="00397051">
        <w:rPr>
          <w:rFonts w:asciiTheme="minorHAnsi" w:hAnsiTheme="minorHAnsi" w:cstheme="minorHAnsi"/>
          <w:b/>
          <w:bCs/>
          <w:sz w:val="20"/>
          <w:szCs w:val="20"/>
        </w:rPr>
        <w:t xml:space="preserve"> </w:t>
      </w:r>
      <w:r w:rsidRPr="00397051">
        <w:rPr>
          <w:rFonts w:asciiTheme="minorHAnsi" w:hAnsiTheme="minorHAnsi" w:cstheme="minorHAnsi"/>
          <w:sz w:val="20"/>
          <w:szCs w:val="20"/>
        </w:rPr>
        <w:t xml:space="preserve"> Neither Party shall be in default or be liable for any delay, failure in performance (excepting the obligation to pay) or interruption of service resulting directly or indirectly from any cause beyond its reasonable control.</w:t>
      </w:r>
    </w:p>
    <w:p w14:paraId="578FD74E"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Subject Headings.  The subject headings of this Agreement are included for purposes of convenience only</w:t>
      </w:r>
      <w:r w:rsidR="00454A2D"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shall not affect the construction or interpretation of any provision of this Agreement.</w:t>
      </w:r>
    </w:p>
    <w:p w14:paraId="4443C060" w14:textId="46074E88"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Counterparts.  This Agreement may be executed in counterparts, each of which shall be deemed an original, and both together shall constitute one and the same document and such original signatures may be delivered to the </w:t>
      </w:r>
      <w:del w:id="46" w:author="EPFL - VCO" w:date="2025-10-28T09:59:00Z" w16du:dateUtc="2025-10-28T08:59:00Z">
        <w:r w:rsidRPr="00397051" w:rsidDel="006178A3">
          <w:rPr>
            <w:rFonts w:asciiTheme="minorHAnsi" w:hAnsiTheme="minorHAnsi" w:cstheme="minorHAnsi"/>
            <w:sz w:val="20"/>
            <w:szCs w:val="20"/>
          </w:rPr>
          <w:delText>other Party</w:delText>
        </w:r>
      </w:del>
      <w:ins w:id="47" w:author="EPFL - VCO" w:date="2025-10-28T09:59:00Z" w16du:dateUtc="2025-10-28T08:59:00Z">
        <w:r w:rsidR="006178A3">
          <w:rPr>
            <w:rFonts w:asciiTheme="minorHAnsi" w:hAnsiTheme="minorHAnsi" w:cstheme="minorHAnsi"/>
            <w:sz w:val="20"/>
            <w:szCs w:val="20"/>
          </w:rPr>
          <w:t>EPFL</w:t>
        </w:r>
      </w:ins>
      <w:r w:rsidRPr="00397051">
        <w:rPr>
          <w:rFonts w:asciiTheme="minorHAnsi" w:hAnsiTheme="minorHAnsi" w:cstheme="minorHAnsi"/>
          <w:sz w:val="20"/>
          <w:szCs w:val="20"/>
        </w:rPr>
        <w:t xml:space="preserve"> by facsimile transmission or by email.</w:t>
      </w:r>
    </w:p>
    <w:p w14:paraId="7637F212" w14:textId="215CA002"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Public Statements.  Neither Party will make any public statements regarding the existence of this </w:t>
      </w:r>
      <w:r w:rsidR="00E57469" w:rsidRPr="00397051">
        <w:rPr>
          <w:rFonts w:asciiTheme="minorHAnsi" w:hAnsiTheme="minorHAnsi" w:cstheme="minorHAnsi"/>
          <w:sz w:val="20"/>
          <w:szCs w:val="20"/>
        </w:rPr>
        <w:t>Agreement,</w:t>
      </w:r>
      <w:r w:rsidRPr="00397051">
        <w:rPr>
          <w:rFonts w:asciiTheme="minorHAnsi" w:hAnsiTheme="minorHAnsi" w:cstheme="minorHAnsi"/>
          <w:sz w:val="20"/>
          <w:szCs w:val="20"/>
        </w:rPr>
        <w:t xml:space="preserve"> nor the relationship described herein, without the prior written consent of the </w:t>
      </w:r>
      <w:del w:id="48" w:author="EPFL - VCO" w:date="2025-10-28T09:59:00Z" w16du:dateUtc="2025-10-28T08:59:00Z">
        <w:r w:rsidRPr="00397051" w:rsidDel="006178A3">
          <w:rPr>
            <w:rFonts w:asciiTheme="minorHAnsi" w:hAnsiTheme="minorHAnsi" w:cstheme="minorHAnsi"/>
            <w:sz w:val="20"/>
            <w:szCs w:val="20"/>
          </w:rPr>
          <w:delText>other Party</w:delText>
        </w:r>
      </w:del>
      <w:ins w:id="49" w:author="EPFL - VCO" w:date="2025-10-28T09:59:00Z" w16du:dateUtc="2025-10-28T08:59:00Z">
        <w:r w:rsidR="006178A3">
          <w:rPr>
            <w:rFonts w:asciiTheme="minorHAnsi" w:hAnsiTheme="minorHAnsi" w:cstheme="minorHAnsi"/>
            <w:sz w:val="20"/>
            <w:szCs w:val="20"/>
          </w:rPr>
          <w:t>EPFL</w:t>
        </w:r>
      </w:ins>
      <w:r w:rsidRPr="00397051">
        <w:rPr>
          <w:rFonts w:asciiTheme="minorHAnsi" w:hAnsiTheme="minorHAnsi" w:cstheme="minorHAnsi"/>
          <w:sz w:val="20"/>
          <w:szCs w:val="20"/>
        </w:rPr>
        <w:t>, except as required by law or as otherwise provided for herein.</w:t>
      </w:r>
    </w:p>
    <w:p w14:paraId="39C33D2F" w14:textId="3ED18578" w:rsidR="005D1684" w:rsidRPr="00397051" w:rsidRDefault="005D1684"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Electronic Signatures. </w:t>
      </w:r>
      <w:r w:rsidR="009038C9" w:rsidRPr="00397051">
        <w:rPr>
          <w:rFonts w:asciiTheme="minorHAnsi" w:hAnsiTheme="minorHAnsi" w:cstheme="minorHAnsi"/>
          <w:sz w:val="20"/>
          <w:szCs w:val="20"/>
        </w:rPr>
        <w:t xml:space="preserve"> </w:t>
      </w:r>
      <w:r w:rsidRPr="00397051">
        <w:rPr>
          <w:rFonts w:asciiTheme="minorHAnsi" w:hAnsiTheme="minorHAnsi" w:cstheme="minorHAnsi"/>
          <w:sz w:val="20"/>
          <w:szCs w:val="20"/>
        </w:rPr>
        <w:t>This Agreement and the related documents entered into in connection with this Agreement are signed when a party’s signature is executed through handwriting or through electronic signature technology. The Parties agree that to the extent they sign electronically, their electronic signature is the legally binding equivalent to their handwritten signature, and that such electronic signature has the same validity and meaning as their handwritten signature</w:t>
      </w:r>
      <w:r w:rsidR="00E57469">
        <w:rPr>
          <w:rFonts w:asciiTheme="minorHAnsi" w:hAnsiTheme="minorHAnsi" w:cstheme="minorHAnsi"/>
          <w:sz w:val="20"/>
          <w:szCs w:val="20"/>
        </w:rPr>
        <w:t>.</w:t>
      </w:r>
    </w:p>
    <w:p w14:paraId="6D34A661" w14:textId="7C4E2BE9" w:rsidR="00E52E1F" w:rsidRPr="00F92F6A" w:rsidRDefault="00E52E1F" w:rsidP="00F92F6A">
      <w:pPr>
        <w:ind w:left="0" w:firstLine="0"/>
        <w:rPr>
          <w:rFonts w:asciiTheme="minorHAnsi" w:hAnsiTheme="minorHAnsi" w:cstheme="minorHAnsi"/>
          <w:sz w:val="20"/>
          <w:szCs w:val="20"/>
        </w:rPr>
      </w:pPr>
      <w:r w:rsidRPr="00F92F6A">
        <w:rPr>
          <w:rFonts w:asciiTheme="minorHAnsi" w:hAnsiTheme="minorHAnsi" w:cstheme="minorHAnsi"/>
          <w:sz w:val="20"/>
          <w:szCs w:val="20"/>
        </w:rPr>
        <w:t>IN WITNESS WHEREOF, the undersigned representatives of the Parties have executed this Agreement to be executed on their behalf, as of the Effective Date.</w:t>
      </w:r>
    </w:p>
    <w:p w14:paraId="17DFCADB" w14:textId="42287024" w:rsidR="00E52E1F" w:rsidRPr="00F92F6A" w:rsidRDefault="00E52E1F" w:rsidP="005527F7">
      <w:pPr>
        <w:widowControl w:val="0"/>
        <w:tabs>
          <w:tab w:val="left" w:pos="4680"/>
          <w:tab w:val="left" w:pos="5220"/>
        </w:tabs>
        <w:rPr>
          <w:rFonts w:asciiTheme="minorHAnsi" w:hAnsiTheme="minorHAnsi" w:cstheme="minorHAnsi"/>
          <w:sz w:val="20"/>
          <w:szCs w:val="20"/>
        </w:rPr>
      </w:pPr>
      <w:proofErr w:type="spellStart"/>
      <w:proofErr w:type="gramStart"/>
      <w:r w:rsidRPr="006178A3">
        <w:rPr>
          <w:rFonts w:asciiTheme="minorHAnsi" w:hAnsiTheme="minorHAnsi" w:cstheme="minorHAnsi"/>
          <w:b/>
          <w:sz w:val="20"/>
          <w:szCs w:val="20"/>
          <w:lang w:val="fr-CH"/>
        </w:rPr>
        <w:t>Licensor</w:t>
      </w:r>
      <w:proofErr w:type="spellEnd"/>
      <w:r w:rsidRPr="006178A3">
        <w:rPr>
          <w:rFonts w:asciiTheme="minorHAnsi" w:hAnsiTheme="minorHAnsi" w:cstheme="minorHAnsi"/>
          <w:b/>
          <w:sz w:val="20"/>
          <w:szCs w:val="20"/>
          <w:lang w:val="fr-CH"/>
        </w:rPr>
        <w:t>:</w:t>
      </w:r>
      <w:proofErr w:type="gramEnd"/>
      <w:r w:rsidRPr="006178A3">
        <w:rPr>
          <w:rFonts w:asciiTheme="minorHAnsi" w:hAnsiTheme="minorHAnsi" w:cstheme="minorHAnsi"/>
          <w:b/>
          <w:sz w:val="20"/>
          <w:szCs w:val="20"/>
          <w:lang w:val="fr-CH"/>
        </w:rPr>
        <w:t xml:space="preserve"> </w:t>
      </w:r>
      <w:r w:rsidR="00800B7F" w:rsidRPr="006178A3">
        <w:rPr>
          <w:rFonts w:asciiTheme="minorHAnsi" w:hAnsiTheme="minorHAnsi" w:cstheme="minorHAnsi"/>
          <w:b/>
          <w:sz w:val="20"/>
          <w:szCs w:val="20"/>
          <w:lang w:val="fr-CH"/>
        </w:rPr>
        <w:t>Quadrant Global</w:t>
      </w:r>
      <w:r w:rsidRPr="006178A3">
        <w:rPr>
          <w:rFonts w:asciiTheme="minorHAnsi" w:hAnsiTheme="minorHAnsi" w:cstheme="minorHAnsi"/>
          <w:b/>
          <w:sz w:val="20"/>
          <w:szCs w:val="20"/>
          <w:lang w:val="fr-CH"/>
        </w:rPr>
        <w:t xml:space="preserve"> </w:t>
      </w:r>
      <w:proofErr w:type="spellStart"/>
      <w:r w:rsidRPr="006178A3">
        <w:rPr>
          <w:rFonts w:asciiTheme="minorHAnsi" w:hAnsiTheme="minorHAnsi" w:cstheme="minorHAnsi"/>
          <w:b/>
          <w:sz w:val="20"/>
          <w:szCs w:val="20"/>
          <w:lang w:val="fr-CH"/>
        </w:rPr>
        <w:t>Pte</w:t>
      </w:r>
      <w:proofErr w:type="spellEnd"/>
      <w:r w:rsidRPr="006178A3">
        <w:rPr>
          <w:rFonts w:asciiTheme="minorHAnsi" w:hAnsiTheme="minorHAnsi" w:cstheme="minorHAnsi"/>
          <w:b/>
          <w:sz w:val="20"/>
          <w:szCs w:val="20"/>
          <w:lang w:val="fr-CH"/>
        </w:rPr>
        <w:t xml:space="preserve"> Ltd.</w:t>
      </w:r>
      <w:bookmarkStart w:id="50" w:name="_Hlk109824927"/>
      <w:r w:rsidR="005527F7" w:rsidRPr="006178A3">
        <w:rPr>
          <w:rFonts w:asciiTheme="minorHAnsi" w:hAnsiTheme="minorHAnsi" w:cstheme="minorHAnsi"/>
          <w:b/>
          <w:sz w:val="20"/>
          <w:szCs w:val="20"/>
          <w:lang w:val="fr-CH"/>
        </w:rPr>
        <w:tab/>
      </w:r>
      <w:r w:rsidRPr="00966670">
        <w:rPr>
          <w:rFonts w:asciiTheme="minorHAnsi" w:hAnsiTheme="minorHAnsi" w:cstheme="minorHAnsi"/>
          <w:b/>
          <w:sz w:val="20"/>
          <w:szCs w:val="20"/>
        </w:rPr>
        <w:t xml:space="preserve">Licensee: </w:t>
      </w:r>
      <w:ins w:id="51" w:author="EPFL - VCO" w:date="2025-10-28T10:08:00Z" w16du:dateUtc="2025-10-28T09:08:00Z">
        <w:r w:rsidR="0068485C">
          <w:rPr>
            <w:rFonts w:asciiTheme="minorHAnsi" w:hAnsiTheme="minorHAnsi" w:cstheme="minorHAnsi"/>
            <w:b/>
            <w:sz w:val="20"/>
            <w:szCs w:val="20"/>
          </w:rPr>
          <w:t>EPFL</w:t>
        </w:r>
      </w:ins>
      <w:del w:id="52" w:author="EPFL - VCO" w:date="2025-10-28T10:08:00Z" w16du:dateUtc="2025-10-28T09:08:00Z">
        <w:r w:rsidR="001B51AF" w:rsidRPr="00966670" w:rsidDel="0068485C">
          <w:rPr>
            <w:rFonts w:asciiTheme="minorHAnsi" w:hAnsiTheme="minorHAnsi" w:cstheme="minorHAnsi"/>
            <w:b/>
            <w:sz w:val="20"/>
            <w:szCs w:val="20"/>
          </w:rPr>
          <w:delText>[Company Name]</w:delText>
        </w:r>
      </w:del>
      <w:bookmarkEnd w:id="50"/>
    </w:p>
    <w:tbl>
      <w:tblPr>
        <w:tblStyle w:val="Grilledutableau"/>
        <w:tblW w:w="9355" w:type="dxa"/>
        <w:tblLook w:val="04A0" w:firstRow="1" w:lastRow="0" w:firstColumn="1" w:lastColumn="0" w:noHBand="0" w:noVBand="1"/>
      </w:tblPr>
      <w:tblGrid>
        <w:gridCol w:w="1165"/>
        <w:gridCol w:w="3150"/>
        <w:gridCol w:w="360"/>
        <w:gridCol w:w="1170"/>
        <w:gridCol w:w="3510"/>
      </w:tblGrid>
      <w:tr w:rsidR="00E52E1F" w:rsidRPr="00AB24F1" w14:paraId="62D0ABA4" w14:textId="77777777" w:rsidTr="00EF6954">
        <w:trPr>
          <w:trHeight w:hRule="exact" w:val="720"/>
        </w:trPr>
        <w:tc>
          <w:tcPr>
            <w:tcW w:w="1165" w:type="dxa"/>
            <w:vAlign w:val="center"/>
          </w:tcPr>
          <w:p w14:paraId="7F75F185"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Signature</w:t>
            </w:r>
          </w:p>
        </w:tc>
        <w:tc>
          <w:tcPr>
            <w:tcW w:w="3150" w:type="dxa"/>
            <w:tcBorders>
              <w:right w:val="single" w:sz="4" w:space="0" w:color="auto"/>
            </w:tcBorders>
            <w:vAlign w:val="center"/>
          </w:tcPr>
          <w:p w14:paraId="6ABF83D5"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503180C8"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162662E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Signature</w:t>
            </w:r>
          </w:p>
        </w:tc>
        <w:tc>
          <w:tcPr>
            <w:tcW w:w="3510" w:type="dxa"/>
            <w:vAlign w:val="center"/>
          </w:tcPr>
          <w:p w14:paraId="59AD277C" w14:textId="0E02EAB4" w:rsidR="00E52E1F" w:rsidRPr="007E252E" w:rsidRDefault="00E52E1F" w:rsidP="00996E7D">
            <w:pPr>
              <w:spacing w:line="225" w:lineRule="auto"/>
              <w:rPr>
                <w:rFonts w:asciiTheme="minorHAnsi" w:hAnsiTheme="minorHAnsi" w:cstheme="minorHAnsi"/>
                <w:sz w:val="20"/>
                <w:szCs w:val="20"/>
              </w:rPr>
            </w:pPr>
          </w:p>
        </w:tc>
      </w:tr>
      <w:tr w:rsidR="00E52E1F" w:rsidRPr="00AB24F1" w14:paraId="1EF8046E" w14:textId="77777777" w:rsidTr="00EF6954">
        <w:trPr>
          <w:trHeight w:hRule="exact" w:val="360"/>
        </w:trPr>
        <w:tc>
          <w:tcPr>
            <w:tcW w:w="1165" w:type="dxa"/>
            <w:vAlign w:val="center"/>
          </w:tcPr>
          <w:p w14:paraId="7A55AC7C"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Name</w:t>
            </w:r>
          </w:p>
        </w:tc>
        <w:tc>
          <w:tcPr>
            <w:tcW w:w="3150" w:type="dxa"/>
            <w:tcBorders>
              <w:right w:val="single" w:sz="4" w:space="0" w:color="auto"/>
            </w:tcBorders>
            <w:vAlign w:val="center"/>
          </w:tcPr>
          <w:p w14:paraId="43C6FF31" w14:textId="4766F0E9"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Tim Solt</w:t>
            </w:r>
          </w:p>
        </w:tc>
        <w:tc>
          <w:tcPr>
            <w:tcW w:w="360" w:type="dxa"/>
            <w:tcBorders>
              <w:top w:val="nil"/>
              <w:left w:val="single" w:sz="4" w:space="0" w:color="auto"/>
              <w:bottom w:val="nil"/>
              <w:right w:val="single" w:sz="4" w:space="0" w:color="auto"/>
            </w:tcBorders>
            <w:vAlign w:val="center"/>
          </w:tcPr>
          <w:p w14:paraId="4438D53D"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53596837"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Name</w:t>
            </w:r>
          </w:p>
        </w:tc>
        <w:tc>
          <w:tcPr>
            <w:tcW w:w="3510" w:type="dxa"/>
            <w:vAlign w:val="center"/>
          </w:tcPr>
          <w:p w14:paraId="27FFE4C4" w14:textId="73BC74B0" w:rsidR="00E52E1F" w:rsidRPr="007E252E" w:rsidRDefault="00D00E80" w:rsidP="00996E7D">
            <w:pPr>
              <w:spacing w:line="225" w:lineRule="auto"/>
              <w:rPr>
                <w:rFonts w:asciiTheme="minorHAnsi" w:hAnsiTheme="minorHAnsi" w:cstheme="minorHAnsi"/>
                <w:sz w:val="20"/>
                <w:szCs w:val="20"/>
              </w:rPr>
            </w:pPr>
            <w:ins w:id="53" w:author="EPFL - VCO" w:date="2025-10-28T10:10:00Z" w16du:dateUtc="2025-10-28T09:10:00Z">
              <w:r>
                <w:rPr>
                  <w:rFonts w:asciiTheme="minorHAnsi" w:hAnsiTheme="minorHAnsi" w:cstheme="minorHAnsi"/>
                  <w:sz w:val="20"/>
                  <w:szCs w:val="20"/>
                </w:rPr>
                <w:t>Prof. Michaël Aklin</w:t>
              </w:r>
            </w:ins>
          </w:p>
        </w:tc>
      </w:tr>
      <w:tr w:rsidR="00E52E1F" w:rsidRPr="00AB24F1" w14:paraId="7D09EC8E" w14:textId="77777777" w:rsidTr="00EF6954">
        <w:trPr>
          <w:trHeight w:hRule="exact" w:val="360"/>
        </w:trPr>
        <w:tc>
          <w:tcPr>
            <w:tcW w:w="1165" w:type="dxa"/>
            <w:vAlign w:val="center"/>
          </w:tcPr>
          <w:p w14:paraId="2BCE9F8B"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Title</w:t>
            </w:r>
          </w:p>
        </w:tc>
        <w:tc>
          <w:tcPr>
            <w:tcW w:w="3150" w:type="dxa"/>
            <w:tcBorders>
              <w:right w:val="single" w:sz="4" w:space="0" w:color="auto"/>
            </w:tcBorders>
            <w:vAlign w:val="center"/>
          </w:tcPr>
          <w:p w14:paraId="30CB5816" w14:textId="2D0FA082"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VP Sales &amp; Business Development</w:t>
            </w:r>
          </w:p>
        </w:tc>
        <w:tc>
          <w:tcPr>
            <w:tcW w:w="360" w:type="dxa"/>
            <w:tcBorders>
              <w:top w:val="nil"/>
              <w:left w:val="single" w:sz="4" w:space="0" w:color="auto"/>
              <w:bottom w:val="nil"/>
              <w:right w:val="single" w:sz="4" w:space="0" w:color="auto"/>
            </w:tcBorders>
            <w:vAlign w:val="center"/>
          </w:tcPr>
          <w:p w14:paraId="03FF0D80"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6AB5A23E"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Title</w:t>
            </w:r>
          </w:p>
        </w:tc>
        <w:tc>
          <w:tcPr>
            <w:tcW w:w="3510" w:type="dxa"/>
            <w:vAlign w:val="center"/>
          </w:tcPr>
          <w:p w14:paraId="551E0DF2" w14:textId="2130A8E9" w:rsidR="00E52E1F" w:rsidRPr="007E252E" w:rsidRDefault="00D00E80" w:rsidP="00996E7D">
            <w:pPr>
              <w:spacing w:line="225" w:lineRule="auto"/>
              <w:rPr>
                <w:rFonts w:asciiTheme="minorHAnsi" w:hAnsiTheme="minorHAnsi" w:cstheme="minorHAnsi"/>
                <w:sz w:val="20"/>
                <w:szCs w:val="20"/>
              </w:rPr>
            </w:pPr>
            <w:ins w:id="54" w:author="EPFL - VCO" w:date="2025-10-28T10:10:00Z" w16du:dateUtc="2025-10-28T09:10:00Z">
              <w:r>
                <w:rPr>
                  <w:rFonts w:asciiTheme="minorHAnsi" w:hAnsiTheme="minorHAnsi" w:cstheme="minorHAnsi"/>
                  <w:sz w:val="20"/>
                  <w:szCs w:val="20"/>
                </w:rPr>
                <w:t>Head of the PASU</w:t>
              </w:r>
            </w:ins>
          </w:p>
        </w:tc>
      </w:tr>
      <w:tr w:rsidR="00E52E1F" w:rsidRPr="00AB24F1" w14:paraId="4CFC03B6" w14:textId="77777777" w:rsidTr="00EF6954">
        <w:trPr>
          <w:trHeight w:hRule="exact" w:val="360"/>
        </w:trPr>
        <w:tc>
          <w:tcPr>
            <w:tcW w:w="1165" w:type="dxa"/>
            <w:vAlign w:val="center"/>
          </w:tcPr>
          <w:p w14:paraId="00C4F628"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Date</w:t>
            </w:r>
          </w:p>
        </w:tc>
        <w:tc>
          <w:tcPr>
            <w:tcW w:w="3150" w:type="dxa"/>
            <w:tcBorders>
              <w:right w:val="single" w:sz="4" w:space="0" w:color="auto"/>
            </w:tcBorders>
            <w:vAlign w:val="center"/>
          </w:tcPr>
          <w:p w14:paraId="1F2405AB"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43FA403F"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727F8F0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Date</w:t>
            </w:r>
          </w:p>
        </w:tc>
        <w:tc>
          <w:tcPr>
            <w:tcW w:w="3510" w:type="dxa"/>
            <w:vAlign w:val="center"/>
          </w:tcPr>
          <w:p w14:paraId="229F1BD8" w14:textId="7F6B6FFF" w:rsidR="00E52E1F" w:rsidRPr="007E252E" w:rsidRDefault="00E52E1F" w:rsidP="00996E7D">
            <w:pPr>
              <w:spacing w:line="225" w:lineRule="auto"/>
              <w:rPr>
                <w:rFonts w:asciiTheme="minorHAnsi" w:hAnsiTheme="minorHAnsi" w:cstheme="minorHAnsi"/>
                <w:sz w:val="20"/>
                <w:szCs w:val="20"/>
              </w:rPr>
            </w:pPr>
          </w:p>
        </w:tc>
      </w:tr>
    </w:tbl>
    <w:p w14:paraId="6283F722" w14:textId="77777777" w:rsidR="00FF0C79" w:rsidRDefault="00FF0C79" w:rsidP="00FF0C79">
      <w:pPr>
        <w:spacing w:after="0"/>
        <w:ind w:left="0" w:firstLine="0"/>
        <w:jc w:val="center"/>
        <w:rPr>
          <w:rFonts w:asciiTheme="minorHAnsi" w:hAnsiTheme="minorHAnsi" w:cstheme="minorHAnsi"/>
          <w:b/>
          <w:bCs/>
          <w:sz w:val="20"/>
          <w:szCs w:val="20"/>
        </w:rPr>
      </w:pPr>
    </w:p>
    <w:p w14:paraId="3A5C2DE2" w14:textId="5664D3E6" w:rsidR="007D4DE8" w:rsidRPr="00CB02CF" w:rsidRDefault="008A793B" w:rsidP="00CB02CF">
      <w:pPr>
        <w:spacing w:after="0"/>
        <w:ind w:left="0" w:firstLine="0"/>
        <w:jc w:val="left"/>
        <w:rPr>
          <w:rFonts w:asciiTheme="minorHAnsi" w:hAnsiTheme="minorHAnsi" w:cstheme="minorHAnsi"/>
          <w:sz w:val="20"/>
          <w:szCs w:val="20"/>
        </w:rPr>
      </w:pPr>
      <w:bookmarkStart w:id="55" w:name="_Hlk109824942"/>
      <w:r w:rsidRPr="00AB24F1">
        <w:rPr>
          <w:rFonts w:asciiTheme="minorHAnsi" w:hAnsiTheme="minorHAnsi" w:cstheme="minorHAnsi"/>
          <w:b/>
          <w:bCs/>
          <w:sz w:val="20"/>
          <w:szCs w:val="20"/>
        </w:rPr>
        <w:t xml:space="preserve">Evaluation </w:t>
      </w:r>
      <w:r w:rsidR="6EA575C3" w:rsidRPr="00AB24F1">
        <w:rPr>
          <w:rFonts w:asciiTheme="minorHAnsi" w:hAnsiTheme="minorHAnsi" w:cstheme="minorHAnsi"/>
          <w:b/>
          <w:bCs/>
          <w:sz w:val="20"/>
          <w:szCs w:val="20"/>
        </w:rPr>
        <w:t>Period E</w:t>
      </w:r>
      <w:r w:rsidRPr="00AB24F1">
        <w:rPr>
          <w:rFonts w:asciiTheme="minorHAnsi" w:hAnsiTheme="minorHAnsi" w:cstheme="minorHAnsi"/>
          <w:b/>
          <w:bCs/>
          <w:sz w:val="20"/>
          <w:szCs w:val="20"/>
        </w:rPr>
        <w:t xml:space="preserve">nds </w:t>
      </w:r>
      <w:r w:rsidR="00CB02CF">
        <w:rPr>
          <w:rFonts w:asciiTheme="minorHAnsi" w:hAnsiTheme="minorHAnsi" w:cstheme="minorHAnsi"/>
          <w:b/>
          <w:sz w:val="20"/>
          <w:szCs w:val="20"/>
        </w:rPr>
        <w:t>thirty (30) days following the date of data sample delivery</w:t>
      </w:r>
    </w:p>
    <w:bookmarkEnd w:id="55"/>
    <w:p w14:paraId="1FA4A048" w14:textId="77777777" w:rsidR="00CB02CF" w:rsidRDefault="00CB02CF">
      <w:pPr>
        <w:rPr>
          <w:rFonts w:asciiTheme="minorHAnsi" w:hAnsiTheme="minorHAnsi" w:cstheme="minorHAnsi"/>
          <w:b/>
          <w:bCs/>
          <w:sz w:val="22"/>
          <w:szCs w:val="22"/>
        </w:rPr>
      </w:pPr>
      <w:r>
        <w:rPr>
          <w:rFonts w:asciiTheme="minorHAnsi" w:hAnsiTheme="minorHAnsi" w:cstheme="minorHAnsi"/>
          <w:b/>
          <w:bCs/>
          <w:sz w:val="22"/>
          <w:szCs w:val="22"/>
        </w:rPr>
        <w:br w:type="page"/>
      </w:r>
    </w:p>
    <w:p w14:paraId="242348D0" w14:textId="77085F4C" w:rsidR="00353DF1" w:rsidRDefault="00353DF1" w:rsidP="00BD2538">
      <w:pPr>
        <w:ind w:left="0" w:firstLine="0"/>
        <w:jc w:val="center"/>
        <w:rPr>
          <w:rFonts w:asciiTheme="minorHAnsi" w:hAnsiTheme="minorHAnsi" w:cstheme="minorHAnsi"/>
          <w:b/>
          <w:bCs/>
          <w:sz w:val="22"/>
          <w:szCs w:val="22"/>
        </w:rPr>
      </w:pPr>
      <w:r w:rsidRPr="00BA27F2">
        <w:rPr>
          <w:rFonts w:asciiTheme="minorHAnsi" w:hAnsiTheme="minorHAnsi" w:cstheme="minorHAnsi"/>
          <w:b/>
          <w:bCs/>
          <w:sz w:val="22"/>
          <w:szCs w:val="22"/>
        </w:rPr>
        <w:lastRenderedPageBreak/>
        <w:t xml:space="preserve">SCHEDULE </w:t>
      </w:r>
      <w:r w:rsidR="005527F7">
        <w:rPr>
          <w:rFonts w:asciiTheme="minorHAnsi" w:hAnsiTheme="minorHAnsi" w:cstheme="minorHAnsi"/>
          <w:b/>
          <w:bCs/>
          <w:sz w:val="22"/>
          <w:szCs w:val="22"/>
        </w:rPr>
        <w:t>A</w:t>
      </w:r>
    </w:p>
    <w:p w14:paraId="1DC7F0A3" w14:textId="6BCA5861" w:rsidR="0083178B" w:rsidRPr="0083178B" w:rsidRDefault="0083178B" w:rsidP="00BD2538">
      <w:pPr>
        <w:spacing w:after="60"/>
        <w:jc w:val="left"/>
        <w:rPr>
          <w:rFonts w:asciiTheme="minorHAnsi" w:hAnsiTheme="minorHAnsi" w:cstheme="minorHAnsi"/>
          <w:b/>
          <w:bCs/>
          <w:sz w:val="20"/>
          <w:szCs w:val="20"/>
        </w:rPr>
      </w:pPr>
      <w:r w:rsidRPr="0083178B">
        <w:rPr>
          <w:rFonts w:asciiTheme="minorHAnsi" w:hAnsiTheme="minorHAnsi" w:cstheme="minorHAnsi"/>
          <w:b/>
          <w:bCs/>
          <w:sz w:val="20"/>
          <w:szCs w:val="20"/>
        </w:rPr>
        <w:t>File Format</w:t>
      </w:r>
    </w:p>
    <w:p w14:paraId="1035873D" w14:textId="04DE86F0"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Each row IS an individual location record</w:t>
      </w:r>
    </w:p>
    <w:p w14:paraId="7091E136" w14:textId="027EBF62"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Records will NOT include users who have limited ad tracking or otherwise opted out</w:t>
      </w:r>
    </w:p>
    <w:p w14:paraId="2779BB59" w14:textId="02CF3129"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Record WILL include the data fields listed below (e.g. </w:t>
      </w:r>
      <w:proofErr w:type="spellStart"/>
      <w:r w:rsidRPr="008630E7">
        <w:rPr>
          <w:rFonts w:asciiTheme="minorHAnsi" w:hAnsiTheme="minorHAnsi" w:cstheme="minorHAnsi"/>
          <w:sz w:val="20"/>
          <w:szCs w:val="20"/>
        </w:rPr>
        <w:t>device_id</w:t>
      </w:r>
      <w:proofErr w:type="spellEnd"/>
      <w:r w:rsidRPr="008630E7">
        <w:rPr>
          <w:rFonts w:asciiTheme="minorHAnsi" w:hAnsiTheme="minorHAnsi" w:cstheme="minorHAnsi"/>
          <w:sz w:val="20"/>
          <w:szCs w:val="20"/>
        </w:rPr>
        <w:t xml:space="preserve">, </w:t>
      </w:r>
      <w:proofErr w:type="spellStart"/>
      <w:r w:rsidRPr="008630E7">
        <w:rPr>
          <w:rFonts w:asciiTheme="minorHAnsi" w:hAnsiTheme="minorHAnsi" w:cstheme="minorHAnsi"/>
          <w:sz w:val="20"/>
          <w:szCs w:val="20"/>
        </w:rPr>
        <w:t>id_type</w:t>
      </w:r>
      <w:proofErr w:type="spellEnd"/>
      <w:r w:rsidRPr="008630E7">
        <w:rPr>
          <w:rFonts w:asciiTheme="minorHAnsi" w:hAnsiTheme="minorHAnsi" w:cstheme="minorHAnsi"/>
          <w:sz w:val="20"/>
          <w:szCs w:val="20"/>
        </w:rPr>
        <w:t>, latitude, etc.)</w:t>
      </w:r>
    </w:p>
    <w:p w14:paraId="0414FA03" w14:textId="52E9C5E0"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File WILL NOT include a header </w:t>
      </w:r>
      <w:proofErr w:type="gramStart"/>
      <w:r w:rsidRPr="008630E7">
        <w:rPr>
          <w:rFonts w:asciiTheme="minorHAnsi" w:hAnsiTheme="minorHAnsi" w:cstheme="minorHAnsi"/>
          <w:sz w:val="20"/>
          <w:szCs w:val="20"/>
        </w:rPr>
        <w:t>row</w:t>
      </w:r>
      <w:proofErr w:type="gramEnd"/>
      <w:r w:rsidRPr="008630E7">
        <w:rPr>
          <w:rFonts w:asciiTheme="minorHAnsi" w:hAnsiTheme="minorHAnsi" w:cstheme="minorHAnsi"/>
          <w:sz w:val="20"/>
          <w:szCs w:val="20"/>
        </w:rPr>
        <w:t xml:space="preserve"> and fields will be in the exact order written below</w:t>
      </w:r>
    </w:p>
    <w:p w14:paraId="5C53BAA4" w14:textId="71DD5F7C" w:rsidR="0083178B" w:rsidRDefault="008630E7" w:rsidP="008630E7">
      <w:pPr>
        <w:pStyle w:val="Paragraphedeliste"/>
        <w:numPr>
          <w:ilvl w:val="0"/>
          <w:numId w:val="8"/>
        </w:numPr>
        <w:spacing w:after="0"/>
        <w:ind w:left="360" w:hanging="360"/>
        <w:jc w:val="left"/>
        <w:rPr>
          <w:rFonts w:asciiTheme="minorHAnsi" w:hAnsiTheme="minorHAnsi" w:cstheme="minorHAnsi"/>
          <w:sz w:val="20"/>
          <w:szCs w:val="20"/>
        </w:rPr>
      </w:pPr>
      <w:r w:rsidRPr="008630E7">
        <w:rPr>
          <w:rFonts w:asciiTheme="minorHAnsi" w:hAnsiTheme="minorHAnsi" w:cstheme="minorHAnsi"/>
          <w:sz w:val="20"/>
          <w:szCs w:val="20"/>
        </w:rPr>
        <w:t>Quadrant will PUSH file(s) to Company cloud storage</w:t>
      </w:r>
    </w:p>
    <w:p w14:paraId="54A5043E" w14:textId="105A35A8" w:rsidR="008630E7" w:rsidRDefault="008630E7" w:rsidP="008630E7">
      <w:pPr>
        <w:spacing w:after="0"/>
        <w:jc w:val="left"/>
        <w:rPr>
          <w:rFonts w:asciiTheme="minorHAnsi" w:hAnsiTheme="minorHAnsi" w:cstheme="minorHAnsi"/>
          <w:sz w:val="20"/>
          <w:szCs w:val="20"/>
        </w:rPr>
      </w:pPr>
    </w:p>
    <w:p w14:paraId="1187905E" w14:textId="164CDE98" w:rsidR="008630E7" w:rsidRPr="008630E7" w:rsidRDefault="004340CF" w:rsidP="008630E7">
      <w:pPr>
        <w:spacing w:after="60"/>
        <w:ind w:left="562" w:hanging="562"/>
        <w:rPr>
          <w:rFonts w:asciiTheme="minorHAnsi" w:hAnsiTheme="minorHAnsi" w:cstheme="minorHAnsi"/>
          <w:b/>
          <w:sz w:val="20"/>
          <w:szCs w:val="20"/>
        </w:rPr>
      </w:pPr>
      <w:r>
        <w:rPr>
          <w:rFonts w:asciiTheme="minorHAnsi" w:hAnsiTheme="minorHAnsi" w:cstheme="minorHAnsi"/>
          <w:b/>
          <w:sz w:val="20"/>
          <w:szCs w:val="20"/>
        </w:rPr>
        <w:t xml:space="preserve">Location Data </w:t>
      </w:r>
      <w:r w:rsidR="008630E7" w:rsidRPr="008630E7">
        <w:rPr>
          <w:rFonts w:asciiTheme="minorHAnsi" w:hAnsiTheme="minorHAnsi" w:cstheme="minorHAnsi"/>
          <w:b/>
          <w:sz w:val="20"/>
          <w:szCs w:val="20"/>
        </w:rPr>
        <w:t>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2"/>
        <w:gridCol w:w="1062"/>
        <w:gridCol w:w="2971"/>
        <w:gridCol w:w="3695"/>
      </w:tblGrid>
      <w:tr w:rsidR="00BD2538" w:rsidRPr="00BD2538" w14:paraId="1D7E924B" w14:textId="77777777" w:rsidTr="00503EE5">
        <w:trPr>
          <w:trHeight w:val="26"/>
        </w:trPr>
        <w:tc>
          <w:tcPr>
            <w:tcW w:w="1632" w:type="dxa"/>
            <w:shd w:val="clear" w:color="auto" w:fill="D9D9D9" w:themeFill="background1" w:themeFillShade="D9"/>
            <w:tcMar>
              <w:top w:w="60" w:type="dxa"/>
              <w:left w:w="60" w:type="dxa"/>
              <w:bottom w:w="60" w:type="dxa"/>
              <w:right w:w="60" w:type="dxa"/>
            </w:tcMar>
            <w:vAlign w:val="center"/>
            <w:hideMark/>
          </w:tcPr>
          <w:p w14:paraId="08CF8695" w14:textId="77777777" w:rsidR="00BD2538" w:rsidRPr="00BD2538" w:rsidRDefault="00BD2538" w:rsidP="00503EE5">
            <w:pPr>
              <w:spacing w:after="0"/>
              <w:jc w:val="center"/>
              <w:rPr>
                <w:rFonts w:asciiTheme="minorHAnsi" w:hAnsiTheme="minorHAnsi" w:cstheme="minorHAnsi"/>
                <w:color w:val="000000" w:themeColor="text1"/>
                <w:sz w:val="18"/>
                <w:szCs w:val="18"/>
              </w:rPr>
            </w:pPr>
            <w:bookmarkStart w:id="56" w:name="_Hlk110610394"/>
            <w:r w:rsidRPr="00BD2538">
              <w:rPr>
                <w:rFonts w:asciiTheme="minorHAnsi" w:hAnsiTheme="minorHAnsi" w:cstheme="minorHAnsi"/>
                <w:b/>
                <w:bCs/>
                <w:color w:val="000000" w:themeColor="text1"/>
                <w:sz w:val="18"/>
                <w:szCs w:val="18"/>
                <w:bdr w:val="none" w:sz="0" w:space="0" w:color="auto" w:frame="1"/>
              </w:rPr>
              <w:t>Data Field</w:t>
            </w:r>
          </w:p>
        </w:tc>
        <w:tc>
          <w:tcPr>
            <w:tcW w:w="1062" w:type="dxa"/>
            <w:shd w:val="clear" w:color="auto" w:fill="D9D9D9" w:themeFill="background1" w:themeFillShade="D9"/>
            <w:tcMar>
              <w:top w:w="60" w:type="dxa"/>
              <w:left w:w="60" w:type="dxa"/>
              <w:bottom w:w="60" w:type="dxa"/>
              <w:right w:w="60" w:type="dxa"/>
            </w:tcMar>
            <w:vAlign w:val="center"/>
            <w:hideMark/>
          </w:tcPr>
          <w:p w14:paraId="1C6AB39F"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Data Type</w:t>
            </w:r>
          </w:p>
        </w:tc>
        <w:tc>
          <w:tcPr>
            <w:tcW w:w="2971" w:type="dxa"/>
            <w:shd w:val="clear" w:color="auto" w:fill="D9D9D9" w:themeFill="background1" w:themeFillShade="D9"/>
            <w:tcMar>
              <w:top w:w="60" w:type="dxa"/>
              <w:left w:w="60" w:type="dxa"/>
              <w:bottom w:w="60" w:type="dxa"/>
              <w:right w:w="60" w:type="dxa"/>
            </w:tcMar>
            <w:vAlign w:val="center"/>
            <w:hideMark/>
          </w:tcPr>
          <w:p w14:paraId="4479A068"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Sample Value</w:t>
            </w:r>
          </w:p>
        </w:tc>
        <w:tc>
          <w:tcPr>
            <w:tcW w:w="3695" w:type="dxa"/>
            <w:shd w:val="clear" w:color="auto" w:fill="D9D9D9" w:themeFill="background1" w:themeFillShade="D9"/>
            <w:tcMar>
              <w:top w:w="60" w:type="dxa"/>
              <w:left w:w="60" w:type="dxa"/>
              <w:bottom w:w="60" w:type="dxa"/>
              <w:right w:w="60" w:type="dxa"/>
            </w:tcMar>
            <w:vAlign w:val="center"/>
            <w:hideMark/>
          </w:tcPr>
          <w:p w14:paraId="090B9C79"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Description</w:t>
            </w:r>
          </w:p>
        </w:tc>
      </w:tr>
      <w:tr w:rsidR="00BD2538" w:rsidRPr="00BD2538" w14:paraId="5CDA1AB7" w14:textId="77777777" w:rsidTr="00503EE5">
        <w:trPr>
          <w:trHeight w:val="26"/>
        </w:trPr>
        <w:tc>
          <w:tcPr>
            <w:tcW w:w="1632" w:type="dxa"/>
            <w:shd w:val="clear" w:color="auto" w:fill="FFFFFF"/>
            <w:tcMar>
              <w:top w:w="60" w:type="dxa"/>
              <w:left w:w="60" w:type="dxa"/>
              <w:bottom w:w="60" w:type="dxa"/>
              <w:right w:w="60" w:type="dxa"/>
            </w:tcMar>
            <w:vAlign w:val="center"/>
            <w:hideMark/>
          </w:tcPr>
          <w:p w14:paraId="1BBF13E6" w14:textId="77777777" w:rsidR="00BD2538" w:rsidRPr="00BD2538" w:rsidRDefault="00BD2538" w:rsidP="00503EE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device_id</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FFFFF"/>
            <w:tcMar>
              <w:top w:w="60" w:type="dxa"/>
              <w:left w:w="60" w:type="dxa"/>
              <w:bottom w:w="60" w:type="dxa"/>
              <w:right w:w="60" w:type="dxa"/>
            </w:tcMar>
            <w:vAlign w:val="center"/>
            <w:hideMark/>
          </w:tcPr>
          <w:p w14:paraId="0C6B316E" w14:textId="77777777" w:rsidR="00BD2538" w:rsidRPr="00BD2538" w:rsidRDefault="00BD2538" w:rsidP="00503EE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FFFFF"/>
            <w:tcMar>
              <w:top w:w="60" w:type="dxa"/>
              <w:left w:w="60" w:type="dxa"/>
              <w:bottom w:w="60" w:type="dxa"/>
              <w:right w:w="60" w:type="dxa"/>
            </w:tcMar>
            <w:vAlign w:val="center"/>
            <w:hideMark/>
          </w:tcPr>
          <w:p w14:paraId="0753F865" w14:textId="63E71EFC"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8d1437b1-0e2c-462b-a4e8-41bf58</w:t>
            </w:r>
            <w:r>
              <w:rPr>
                <w:rFonts w:asciiTheme="minorHAnsi" w:hAnsiTheme="minorHAnsi" w:cstheme="minorHAnsi"/>
                <w:sz w:val="18"/>
                <w:szCs w:val="18"/>
                <w:bdr w:val="none" w:sz="0" w:space="0" w:color="auto" w:frame="1"/>
              </w:rPr>
              <w:t>…</w:t>
            </w:r>
          </w:p>
        </w:tc>
        <w:tc>
          <w:tcPr>
            <w:tcW w:w="3695" w:type="dxa"/>
            <w:shd w:val="clear" w:color="auto" w:fill="FFFFFF"/>
            <w:tcMar>
              <w:top w:w="60" w:type="dxa"/>
              <w:left w:w="60" w:type="dxa"/>
              <w:bottom w:w="60" w:type="dxa"/>
              <w:right w:w="60" w:type="dxa"/>
            </w:tcMar>
            <w:vAlign w:val="center"/>
            <w:hideMark/>
          </w:tcPr>
          <w:p w14:paraId="3B6CED58" w14:textId="77777777"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Unique device advertising identifier</w:t>
            </w:r>
          </w:p>
        </w:tc>
      </w:tr>
      <w:tr w:rsidR="00A91CA0" w:rsidRPr="00BD2538" w14:paraId="76EA2B9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42B294D" w14:textId="77777777" w:rsidR="00A91CA0" w:rsidRPr="00BD2538" w:rsidRDefault="00A91CA0" w:rsidP="0077151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id_type</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06DC20E1" w14:textId="77777777" w:rsidR="00A91CA0" w:rsidRPr="00BD2538" w:rsidRDefault="00A91CA0" w:rsidP="0077151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45E60A2A"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ADID</w:t>
            </w:r>
          </w:p>
        </w:tc>
        <w:tc>
          <w:tcPr>
            <w:tcW w:w="3695" w:type="dxa"/>
            <w:shd w:val="clear" w:color="auto" w:fill="F2F2F2" w:themeFill="background1" w:themeFillShade="F2"/>
            <w:tcMar>
              <w:top w:w="60" w:type="dxa"/>
              <w:left w:w="60" w:type="dxa"/>
              <w:bottom w:w="60" w:type="dxa"/>
              <w:right w:w="60" w:type="dxa"/>
            </w:tcMar>
            <w:vAlign w:val="center"/>
            <w:hideMark/>
          </w:tcPr>
          <w:p w14:paraId="2520D077"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 ID device type: IDFA (iOS) or ADID (Android) </w:t>
            </w:r>
          </w:p>
        </w:tc>
      </w:tr>
      <w:tr w:rsidR="00BD2538" w:rsidRPr="00A91CA0" w14:paraId="316BF8BF" w14:textId="77777777" w:rsidTr="00A91CA0">
        <w:trPr>
          <w:trHeight w:val="26"/>
        </w:trPr>
        <w:tc>
          <w:tcPr>
            <w:tcW w:w="1632" w:type="dxa"/>
            <w:tcMar>
              <w:top w:w="60" w:type="dxa"/>
              <w:left w:w="60" w:type="dxa"/>
              <w:bottom w:w="60" w:type="dxa"/>
              <w:right w:w="60" w:type="dxa"/>
            </w:tcMar>
            <w:vAlign w:val="center"/>
            <w:hideMark/>
          </w:tcPr>
          <w:p w14:paraId="363FBED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w:t>
            </w:r>
          </w:p>
        </w:tc>
        <w:tc>
          <w:tcPr>
            <w:tcW w:w="1062" w:type="dxa"/>
            <w:tcMar>
              <w:top w:w="60" w:type="dxa"/>
              <w:left w:w="60" w:type="dxa"/>
              <w:bottom w:w="60" w:type="dxa"/>
              <w:right w:w="60" w:type="dxa"/>
            </w:tcMar>
            <w:vAlign w:val="center"/>
            <w:hideMark/>
          </w:tcPr>
          <w:p w14:paraId="4689083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tcMar>
              <w:top w:w="60" w:type="dxa"/>
              <w:left w:w="60" w:type="dxa"/>
              <w:bottom w:w="60" w:type="dxa"/>
              <w:right w:w="60" w:type="dxa"/>
            </w:tcMar>
            <w:vAlign w:val="center"/>
            <w:hideMark/>
          </w:tcPr>
          <w:p w14:paraId="120CCBB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18.864864</w:t>
            </w:r>
          </w:p>
        </w:tc>
        <w:tc>
          <w:tcPr>
            <w:tcW w:w="3695" w:type="dxa"/>
            <w:tcMar>
              <w:top w:w="60" w:type="dxa"/>
              <w:left w:w="60" w:type="dxa"/>
              <w:bottom w:w="60" w:type="dxa"/>
              <w:right w:w="60" w:type="dxa"/>
            </w:tcMar>
            <w:vAlign w:val="center"/>
            <w:hideMark/>
          </w:tcPr>
          <w:p w14:paraId="0FF126D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of the event </w:t>
            </w:r>
          </w:p>
        </w:tc>
      </w:tr>
      <w:tr w:rsidR="00BD2538" w:rsidRPr="00A91CA0" w14:paraId="1B648214"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6328DC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w:t>
            </w:r>
          </w:p>
        </w:tc>
        <w:tc>
          <w:tcPr>
            <w:tcW w:w="1062" w:type="dxa"/>
            <w:shd w:val="clear" w:color="auto" w:fill="F2F2F2" w:themeFill="background1" w:themeFillShade="F2"/>
            <w:tcMar>
              <w:top w:w="60" w:type="dxa"/>
              <w:left w:w="60" w:type="dxa"/>
              <w:bottom w:w="60" w:type="dxa"/>
              <w:right w:w="60" w:type="dxa"/>
            </w:tcMar>
            <w:vAlign w:val="center"/>
            <w:hideMark/>
          </w:tcPr>
          <w:p w14:paraId="2C75F5B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shd w:val="clear" w:color="auto" w:fill="F2F2F2" w:themeFill="background1" w:themeFillShade="F2"/>
            <w:tcMar>
              <w:top w:w="60" w:type="dxa"/>
              <w:left w:w="60" w:type="dxa"/>
              <w:bottom w:w="60" w:type="dxa"/>
              <w:right w:w="60" w:type="dxa"/>
            </w:tcMar>
            <w:vAlign w:val="center"/>
            <w:hideMark/>
          </w:tcPr>
          <w:p w14:paraId="445F5E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76.39176</w:t>
            </w:r>
          </w:p>
        </w:tc>
        <w:tc>
          <w:tcPr>
            <w:tcW w:w="3695" w:type="dxa"/>
            <w:shd w:val="clear" w:color="auto" w:fill="F2F2F2" w:themeFill="background1" w:themeFillShade="F2"/>
            <w:tcMar>
              <w:top w:w="60" w:type="dxa"/>
              <w:left w:w="60" w:type="dxa"/>
              <w:bottom w:w="60" w:type="dxa"/>
              <w:right w:w="60" w:type="dxa"/>
            </w:tcMar>
            <w:vAlign w:val="center"/>
            <w:hideMark/>
          </w:tcPr>
          <w:p w14:paraId="19B6F86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of the event </w:t>
            </w:r>
          </w:p>
        </w:tc>
      </w:tr>
      <w:tr w:rsidR="00BD2538" w:rsidRPr="00A91CA0" w14:paraId="1AD239E4" w14:textId="77777777" w:rsidTr="00A91CA0">
        <w:trPr>
          <w:trHeight w:val="26"/>
        </w:trPr>
        <w:tc>
          <w:tcPr>
            <w:tcW w:w="1632" w:type="dxa"/>
            <w:tcMar>
              <w:top w:w="60" w:type="dxa"/>
              <w:left w:w="60" w:type="dxa"/>
              <w:bottom w:w="60" w:type="dxa"/>
              <w:right w:w="60" w:type="dxa"/>
            </w:tcMar>
            <w:vAlign w:val="center"/>
            <w:hideMark/>
          </w:tcPr>
          <w:p w14:paraId="79DEFA0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horizontal_accuracy</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7A29CFCD"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tcMar>
              <w:top w:w="60" w:type="dxa"/>
              <w:left w:w="60" w:type="dxa"/>
              <w:bottom w:w="60" w:type="dxa"/>
              <w:right w:w="60" w:type="dxa"/>
            </w:tcMar>
            <w:vAlign w:val="center"/>
            <w:hideMark/>
          </w:tcPr>
          <w:p w14:paraId="3115EAC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19</w:t>
            </w:r>
          </w:p>
        </w:tc>
        <w:tc>
          <w:tcPr>
            <w:tcW w:w="3695" w:type="dxa"/>
            <w:tcMar>
              <w:top w:w="60" w:type="dxa"/>
              <w:left w:w="60" w:type="dxa"/>
              <w:bottom w:w="60" w:type="dxa"/>
              <w:right w:w="60" w:type="dxa"/>
            </w:tcMar>
            <w:vAlign w:val="center"/>
            <w:hideMark/>
          </w:tcPr>
          <w:p w14:paraId="30DC9F26"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GPS accuracy in meters</w:t>
            </w:r>
          </w:p>
        </w:tc>
      </w:tr>
      <w:tr w:rsidR="00BD2538" w:rsidRPr="00A91CA0" w14:paraId="264F8AAD"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E03A5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timestamp </w:t>
            </w:r>
          </w:p>
        </w:tc>
        <w:tc>
          <w:tcPr>
            <w:tcW w:w="1062" w:type="dxa"/>
            <w:shd w:val="clear" w:color="auto" w:fill="F2F2F2" w:themeFill="background1" w:themeFillShade="F2"/>
            <w:tcMar>
              <w:top w:w="60" w:type="dxa"/>
              <w:left w:w="60" w:type="dxa"/>
              <w:bottom w:w="60" w:type="dxa"/>
              <w:right w:w="60" w:type="dxa"/>
            </w:tcMar>
            <w:vAlign w:val="center"/>
            <w:hideMark/>
          </w:tcPr>
          <w:p w14:paraId="3CEE89B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w:t>
            </w:r>
          </w:p>
        </w:tc>
        <w:tc>
          <w:tcPr>
            <w:tcW w:w="2971" w:type="dxa"/>
            <w:shd w:val="clear" w:color="auto" w:fill="F2F2F2" w:themeFill="background1" w:themeFillShade="F2"/>
            <w:tcMar>
              <w:top w:w="60" w:type="dxa"/>
              <w:left w:w="60" w:type="dxa"/>
              <w:bottom w:w="60" w:type="dxa"/>
              <w:right w:w="60" w:type="dxa"/>
            </w:tcMar>
            <w:vAlign w:val="center"/>
            <w:hideMark/>
          </w:tcPr>
          <w:p w14:paraId="2625E4A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1564623910000</w:t>
            </w:r>
          </w:p>
        </w:tc>
        <w:tc>
          <w:tcPr>
            <w:tcW w:w="3695" w:type="dxa"/>
            <w:shd w:val="clear" w:color="auto" w:fill="F2F2F2" w:themeFill="background1" w:themeFillShade="F2"/>
            <w:tcMar>
              <w:top w:w="60" w:type="dxa"/>
              <w:left w:w="60" w:type="dxa"/>
              <w:bottom w:w="60" w:type="dxa"/>
              <w:right w:w="60" w:type="dxa"/>
            </w:tcMar>
            <w:vAlign w:val="center"/>
            <w:hideMark/>
          </w:tcPr>
          <w:p w14:paraId="16C1DD32"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Unix timestamp of the event (millisecond) </w:t>
            </w:r>
          </w:p>
        </w:tc>
      </w:tr>
      <w:tr w:rsidR="00A91CA0" w:rsidRPr="00A91CA0" w14:paraId="0BA93D89" w14:textId="77777777" w:rsidTr="0074027D">
        <w:trPr>
          <w:trHeight w:val="26"/>
        </w:trPr>
        <w:tc>
          <w:tcPr>
            <w:tcW w:w="1632" w:type="dxa"/>
            <w:tcMar>
              <w:top w:w="60" w:type="dxa"/>
              <w:left w:w="60" w:type="dxa"/>
              <w:bottom w:w="60" w:type="dxa"/>
              <w:right w:w="60" w:type="dxa"/>
            </w:tcMar>
            <w:vAlign w:val="center"/>
            <w:hideMark/>
          </w:tcPr>
          <w:p w14:paraId="5A1C8F94" w14:textId="77777777" w:rsidR="00A91CA0" w:rsidRPr="00A91CA0" w:rsidRDefault="00A91CA0" w:rsidP="0074027D">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ip_address</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14BD083F" w14:textId="77777777" w:rsidR="00A91CA0" w:rsidRPr="00A91CA0" w:rsidRDefault="00A91CA0" w:rsidP="0074027D">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2F20672"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157.33.161.132</w:t>
            </w:r>
          </w:p>
        </w:tc>
        <w:tc>
          <w:tcPr>
            <w:tcW w:w="3695" w:type="dxa"/>
            <w:tcMar>
              <w:top w:w="60" w:type="dxa"/>
              <w:left w:w="60" w:type="dxa"/>
              <w:bottom w:w="60" w:type="dxa"/>
              <w:right w:w="60" w:type="dxa"/>
            </w:tcMar>
            <w:vAlign w:val="center"/>
            <w:hideMark/>
          </w:tcPr>
          <w:p w14:paraId="09EE07AD"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IP address of the event</w:t>
            </w:r>
          </w:p>
        </w:tc>
      </w:tr>
      <w:tr w:rsidR="00BD2538" w:rsidRPr="00A91CA0" w14:paraId="5A5DDA7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2454B74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device_os</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6106C68C"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5BFBE0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Android</w:t>
            </w:r>
          </w:p>
        </w:tc>
        <w:tc>
          <w:tcPr>
            <w:tcW w:w="3695" w:type="dxa"/>
            <w:shd w:val="clear" w:color="auto" w:fill="F2F2F2" w:themeFill="background1" w:themeFillShade="F2"/>
            <w:tcMar>
              <w:top w:w="60" w:type="dxa"/>
              <w:left w:w="60" w:type="dxa"/>
              <w:bottom w:w="60" w:type="dxa"/>
              <w:right w:w="60" w:type="dxa"/>
            </w:tcMar>
            <w:vAlign w:val="center"/>
            <w:hideMark/>
          </w:tcPr>
          <w:p w14:paraId="68ECAAB5"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iOS or android</w:t>
            </w:r>
          </w:p>
        </w:tc>
      </w:tr>
      <w:tr w:rsidR="00BD2538" w:rsidRPr="00A91CA0" w14:paraId="79C9EE2C" w14:textId="77777777" w:rsidTr="00A91CA0">
        <w:trPr>
          <w:trHeight w:val="26"/>
        </w:trPr>
        <w:tc>
          <w:tcPr>
            <w:tcW w:w="1632" w:type="dxa"/>
            <w:tcMar>
              <w:top w:w="60" w:type="dxa"/>
              <w:left w:w="60" w:type="dxa"/>
              <w:bottom w:w="60" w:type="dxa"/>
              <w:right w:w="60" w:type="dxa"/>
            </w:tcMar>
            <w:vAlign w:val="center"/>
            <w:hideMark/>
          </w:tcPr>
          <w:p w14:paraId="5D92D29B"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os_version</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64A67A2B"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61A9B91B"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 9</w:t>
            </w:r>
          </w:p>
        </w:tc>
        <w:tc>
          <w:tcPr>
            <w:tcW w:w="3695" w:type="dxa"/>
            <w:tcMar>
              <w:top w:w="60" w:type="dxa"/>
              <w:left w:w="60" w:type="dxa"/>
              <w:bottom w:w="60" w:type="dxa"/>
              <w:right w:w="60" w:type="dxa"/>
            </w:tcMar>
            <w:vAlign w:val="center"/>
            <w:hideMark/>
          </w:tcPr>
          <w:p w14:paraId="472F39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version</w:t>
            </w:r>
          </w:p>
        </w:tc>
      </w:tr>
      <w:tr w:rsidR="00BD2538" w:rsidRPr="00A91CA0" w14:paraId="026EA921"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23206E68"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user_agent</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tcPr>
          <w:p w14:paraId="2E3845A1"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3FD3EDA8" w14:textId="55968416"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Mozilla/5.0 (Linux; Android 9; SM…</w:t>
            </w:r>
          </w:p>
        </w:tc>
        <w:tc>
          <w:tcPr>
            <w:tcW w:w="3695" w:type="dxa"/>
            <w:shd w:val="clear" w:color="auto" w:fill="F2F2F2" w:themeFill="background1" w:themeFillShade="F2"/>
            <w:tcMar>
              <w:top w:w="60" w:type="dxa"/>
              <w:left w:w="60" w:type="dxa"/>
              <w:bottom w:w="60" w:type="dxa"/>
              <w:right w:w="60" w:type="dxa"/>
            </w:tcMar>
            <w:vAlign w:val="center"/>
          </w:tcPr>
          <w:p w14:paraId="40511A67"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Web browser version and operating system </w:t>
            </w:r>
          </w:p>
        </w:tc>
      </w:tr>
      <w:tr w:rsidR="00BD2538" w:rsidRPr="00A91CA0" w14:paraId="4605862E" w14:textId="77777777" w:rsidTr="00A91CA0">
        <w:trPr>
          <w:trHeight w:val="26"/>
        </w:trPr>
        <w:tc>
          <w:tcPr>
            <w:tcW w:w="1632" w:type="dxa"/>
            <w:tcMar>
              <w:top w:w="60" w:type="dxa"/>
              <w:left w:w="60" w:type="dxa"/>
              <w:bottom w:w="60" w:type="dxa"/>
              <w:right w:w="60" w:type="dxa"/>
            </w:tcMar>
            <w:vAlign w:val="center"/>
            <w:hideMark/>
          </w:tcPr>
          <w:p w14:paraId="6A5B03F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country </w:t>
            </w:r>
          </w:p>
        </w:tc>
        <w:tc>
          <w:tcPr>
            <w:tcW w:w="1062" w:type="dxa"/>
            <w:tcMar>
              <w:top w:w="60" w:type="dxa"/>
              <w:left w:w="60" w:type="dxa"/>
              <w:bottom w:w="60" w:type="dxa"/>
              <w:right w:w="60" w:type="dxa"/>
            </w:tcMar>
            <w:vAlign w:val="center"/>
            <w:hideMark/>
          </w:tcPr>
          <w:p w14:paraId="40B33428"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5E4B9D3" w14:textId="51A0818F"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rPr>
              <w:t>IN</w:t>
            </w:r>
          </w:p>
        </w:tc>
        <w:tc>
          <w:tcPr>
            <w:tcW w:w="3695" w:type="dxa"/>
            <w:tcMar>
              <w:top w:w="60" w:type="dxa"/>
              <w:left w:w="60" w:type="dxa"/>
              <w:bottom w:w="60" w:type="dxa"/>
              <w:right w:w="60" w:type="dxa"/>
            </w:tcMar>
            <w:vAlign w:val="center"/>
          </w:tcPr>
          <w:p w14:paraId="22B99E95" w14:textId="05131AD7"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ISO2 2-digit alpha country code of the event </w:t>
            </w:r>
          </w:p>
        </w:tc>
      </w:tr>
      <w:tr w:rsidR="00BD2538" w:rsidRPr="00A91CA0" w14:paraId="4F555973"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385DF0C"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source_id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11CA9A5E"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2490B4C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24</w:t>
            </w:r>
          </w:p>
        </w:tc>
        <w:tc>
          <w:tcPr>
            <w:tcW w:w="3695" w:type="dxa"/>
            <w:shd w:val="clear" w:color="auto" w:fill="F2F2F2" w:themeFill="background1" w:themeFillShade="F2"/>
            <w:tcMar>
              <w:top w:w="60" w:type="dxa"/>
              <w:left w:w="60" w:type="dxa"/>
              <w:bottom w:w="60" w:type="dxa"/>
              <w:right w:w="60" w:type="dxa"/>
            </w:tcMar>
            <w:vAlign w:val="center"/>
            <w:hideMark/>
          </w:tcPr>
          <w:p w14:paraId="5E752690"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Quadrant unique identifier for data source </w:t>
            </w:r>
          </w:p>
        </w:tc>
      </w:tr>
      <w:tr w:rsidR="00BD2538" w:rsidRPr="00A91CA0" w14:paraId="452379AE" w14:textId="77777777" w:rsidTr="00A91CA0">
        <w:trPr>
          <w:trHeight w:val="26"/>
        </w:trPr>
        <w:tc>
          <w:tcPr>
            <w:tcW w:w="1632" w:type="dxa"/>
            <w:tcMar>
              <w:top w:w="60" w:type="dxa"/>
              <w:left w:w="60" w:type="dxa"/>
              <w:bottom w:w="60" w:type="dxa"/>
              <w:right w:w="60" w:type="dxa"/>
            </w:tcMar>
            <w:vAlign w:val="center"/>
            <w:hideMark/>
          </w:tcPr>
          <w:p w14:paraId="18556347"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publisher_id</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1ECE4DBF"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6B895FA4"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ebd8eceafe1479f86f75e2f54d6 aac7</w:t>
            </w:r>
          </w:p>
        </w:tc>
        <w:tc>
          <w:tcPr>
            <w:tcW w:w="3695" w:type="dxa"/>
            <w:tcMar>
              <w:top w:w="60" w:type="dxa"/>
              <w:left w:w="60" w:type="dxa"/>
              <w:bottom w:w="60" w:type="dxa"/>
              <w:right w:w="60" w:type="dxa"/>
            </w:tcMar>
            <w:vAlign w:val="center"/>
            <w:hideMark/>
          </w:tcPr>
          <w:p w14:paraId="10270C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developer identifier </w:t>
            </w:r>
          </w:p>
        </w:tc>
      </w:tr>
      <w:tr w:rsidR="00BD2538" w:rsidRPr="00A91CA0" w14:paraId="455CBCCF"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7CFFD42F"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app_id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7D7C165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1C711C63"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2bfef19b8fdbfe3b5bf0cd388831d0df</w:t>
            </w:r>
          </w:p>
        </w:tc>
        <w:tc>
          <w:tcPr>
            <w:tcW w:w="3695" w:type="dxa"/>
            <w:shd w:val="clear" w:color="auto" w:fill="F2F2F2" w:themeFill="background1" w:themeFillShade="F2"/>
            <w:tcMar>
              <w:top w:w="60" w:type="dxa"/>
              <w:left w:w="60" w:type="dxa"/>
              <w:bottom w:w="60" w:type="dxa"/>
              <w:right w:w="60" w:type="dxa"/>
            </w:tcMar>
            <w:vAlign w:val="center"/>
            <w:hideMark/>
          </w:tcPr>
          <w:p w14:paraId="3A5AB84A"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application identifier </w:t>
            </w:r>
          </w:p>
        </w:tc>
      </w:tr>
      <w:tr w:rsidR="00BD2538" w:rsidRPr="00A91CA0" w14:paraId="26E41627" w14:textId="77777777" w:rsidTr="00A91CA0">
        <w:trPr>
          <w:trHeight w:val="26"/>
        </w:trPr>
        <w:tc>
          <w:tcPr>
            <w:tcW w:w="1632" w:type="dxa"/>
            <w:tcMar>
              <w:top w:w="60" w:type="dxa"/>
              <w:left w:w="60" w:type="dxa"/>
              <w:bottom w:w="60" w:type="dxa"/>
              <w:right w:w="60" w:type="dxa"/>
            </w:tcMar>
            <w:vAlign w:val="center"/>
            <w:hideMark/>
          </w:tcPr>
          <w:p w14:paraId="11C42772"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location_context</w:t>
            </w:r>
            <w:proofErr w:type="spellEnd"/>
          </w:p>
        </w:tc>
        <w:tc>
          <w:tcPr>
            <w:tcW w:w="1062" w:type="dxa"/>
            <w:tcMar>
              <w:top w:w="60" w:type="dxa"/>
              <w:left w:w="60" w:type="dxa"/>
              <w:bottom w:w="60" w:type="dxa"/>
              <w:right w:w="60" w:type="dxa"/>
            </w:tcMar>
            <w:vAlign w:val="center"/>
            <w:hideMark/>
          </w:tcPr>
          <w:p w14:paraId="2D29F684"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DE2DEF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0</w:t>
            </w:r>
          </w:p>
        </w:tc>
        <w:tc>
          <w:tcPr>
            <w:tcW w:w="3695" w:type="dxa"/>
            <w:tcMar>
              <w:top w:w="60" w:type="dxa"/>
              <w:left w:w="60" w:type="dxa"/>
              <w:bottom w:w="60" w:type="dxa"/>
              <w:right w:w="60" w:type="dxa"/>
            </w:tcMar>
            <w:vAlign w:val="center"/>
            <w:hideMark/>
          </w:tcPr>
          <w:p w14:paraId="4390D910"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 xml:space="preserve">0= </w:t>
            </w:r>
            <w:proofErr w:type="gramStart"/>
            <w:r w:rsidRPr="00A91CA0">
              <w:rPr>
                <w:rFonts w:asciiTheme="minorHAnsi" w:hAnsiTheme="minorHAnsi" w:cstheme="minorHAnsi"/>
                <w:sz w:val="18"/>
                <w:szCs w:val="18"/>
                <w:bdr w:val="none" w:sz="0" w:space="0" w:color="auto" w:frame="1"/>
              </w:rPr>
              <w:t>foreground | 1</w:t>
            </w:r>
            <w:proofErr w:type="gramEnd"/>
            <w:r w:rsidRPr="00A91CA0">
              <w:rPr>
                <w:rFonts w:asciiTheme="minorHAnsi" w:hAnsiTheme="minorHAnsi" w:cstheme="minorHAnsi"/>
                <w:sz w:val="18"/>
                <w:szCs w:val="18"/>
                <w:bdr w:val="none" w:sz="0" w:space="0" w:color="auto" w:frame="1"/>
              </w:rPr>
              <w:t>= background</w:t>
            </w:r>
          </w:p>
        </w:tc>
      </w:tr>
      <w:tr w:rsidR="00BD2538" w:rsidRPr="00A91CA0" w14:paraId="762CF1BC"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173299C2"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geohash </w:t>
            </w:r>
          </w:p>
        </w:tc>
        <w:tc>
          <w:tcPr>
            <w:tcW w:w="1062" w:type="dxa"/>
            <w:shd w:val="clear" w:color="auto" w:fill="F2F2F2" w:themeFill="background1" w:themeFillShade="F2"/>
            <w:tcMar>
              <w:top w:w="60" w:type="dxa"/>
              <w:left w:w="60" w:type="dxa"/>
              <w:bottom w:w="60" w:type="dxa"/>
              <w:right w:w="60" w:type="dxa"/>
            </w:tcMar>
            <w:vAlign w:val="center"/>
          </w:tcPr>
          <w:p w14:paraId="0B4154D0"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645F5EEA"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teq7664zc1d5</w:t>
            </w:r>
          </w:p>
        </w:tc>
        <w:tc>
          <w:tcPr>
            <w:tcW w:w="3695" w:type="dxa"/>
            <w:shd w:val="clear" w:color="auto" w:fill="F2F2F2" w:themeFill="background1" w:themeFillShade="F2"/>
            <w:tcMar>
              <w:top w:w="60" w:type="dxa"/>
              <w:left w:w="60" w:type="dxa"/>
              <w:bottom w:w="60" w:type="dxa"/>
              <w:right w:w="60" w:type="dxa"/>
            </w:tcMar>
            <w:vAlign w:val="center"/>
          </w:tcPr>
          <w:p w14:paraId="39C92F6B"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Unique location alphanumeric string</w:t>
            </w:r>
          </w:p>
        </w:tc>
      </w:tr>
      <w:tr w:rsidR="00BD2538" w:rsidRPr="00A91CA0" w14:paraId="07418CA9" w14:textId="77777777" w:rsidTr="00A91CA0">
        <w:trPr>
          <w:trHeight w:val="26"/>
        </w:trPr>
        <w:tc>
          <w:tcPr>
            <w:tcW w:w="1632" w:type="dxa"/>
            <w:tcMar>
              <w:top w:w="60" w:type="dxa"/>
              <w:left w:w="60" w:type="dxa"/>
              <w:bottom w:w="60" w:type="dxa"/>
              <w:right w:w="60" w:type="dxa"/>
            </w:tcMar>
            <w:vAlign w:val="center"/>
          </w:tcPr>
          <w:p w14:paraId="3542BFA5"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consent</w:t>
            </w:r>
          </w:p>
        </w:tc>
        <w:tc>
          <w:tcPr>
            <w:tcW w:w="1062" w:type="dxa"/>
            <w:tcMar>
              <w:top w:w="60" w:type="dxa"/>
              <w:left w:w="60" w:type="dxa"/>
              <w:bottom w:w="60" w:type="dxa"/>
              <w:right w:w="60" w:type="dxa"/>
            </w:tcMar>
            <w:vAlign w:val="center"/>
          </w:tcPr>
          <w:p w14:paraId="5CBEEAA4"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tcPr>
          <w:p w14:paraId="233C7D48"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1</w:t>
            </w:r>
          </w:p>
        </w:tc>
        <w:tc>
          <w:tcPr>
            <w:tcW w:w="3695" w:type="dxa"/>
            <w:tcMar>
              <w:top w:w="60" w:type="dxa"/>
              <w:left w:w="60" w:type="dxa"/>
              <w:bottom w:w="60" w:type="dxa"/>
              <w:right w:w="60" w:type="dxa"/>
            </w:tcMar>
            <w:vAlign w:val="center"/>
          </w:tcPr>
          <w:p w14:paraId="629EF59E"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0 = NA | 1 = yes</w:t>
            </w:r>
          </w:p>
        </w:tc>
      </w:tr>
      <w:tr w:rsidR="00BD2538" w:rsidRPr="00BD2538" w14:paraId="7B1B4CF4" w14:textId="77777777" w:rsidTr="00A91CA0">
        <w:trPr>
          <w:trHeight w:val="22"/>
        </w:trPr>
        <w:tc>
          <w:tcPr>
            <w:tcW w:w="1632" w:type="dxa"/>
            <w:shd w:val="clear" w:color="auto" w:fill="F2F2F2" w:themeFill="background1" w:themeFillShade="F2"/>
            <w:tcMar>
              <w:top w:w="60" w:type="dxa"/>
              <w:left w:w="60" w:type="dxa"/>
              <w:bottom w:w="60" w:type="dxa"/>
              <w:right w:w="60" w:type="dxa"/>
            </w:tcMar>
            <w:vAlign w:val="center"/>
          </w:tcPr>
          <w:p w14:paraId="78BDF633"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quad_id</w:t>
            </w:r>
            <w:proofErr w:type="spellEnd"/>
          </w:p>
        </w:tc>
        <w:tc>
          <w:tcPr>
            <w:tcW w:w="1062" w:type="dxa"/>
            <w:shd w:val="clear" w:color="auto" w:fill="F2F2F2" w:themeFill="background1" w:themeFillShade="F2"/>
            <w:tcMar>
              <w:top w:w="60" w:type="dxa"/>
              <w:left w:w="60" w:type="dxa"/>
              <w:bottom w:w="60" w:type="dxa"/>
              <w:right w:w="60" w:type="dxa"/>
            </w:tcMar>
            <w:vAlign w:val="center"/>
          </w:tcPr>
          <w:p w14:paraId="2A9AF552"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15C208C2" w14:textId="77777777" w:rsidR="00BD2538" w:rsidRPr="00A91CA0" w:rsidRDefault="00BD2538" w:rsidP="00503EE5">
            <w:pPr>
              <w:spacing w:after="0"/>
              <w:rPr>
                <w:rFonts w:asciiTheme="minorHAnsi" w:hAnsiTheme="minorHAnsi" w:cstheme="minorHAnsi"/>
                <w:sz w:val="18"/>
                <w:szCs w:val="18"/>
                <w:bdr w:val="none" w:sz="0" w:space="0" w:color="auto" w:frame="1"/>
              </w:rPr>
            </w:pPr>
          </w:p>
        </w:tc>
        <w:tc>
          <w:tcPr>
            <w:tcW w:w="3695" w:type="dxa"/>
            <w:shd w:val="clear" w:color="auto" w:fill="F2F2F2" w:themeFill="background1" w:themeFillShade="F2"/>
            <w:tcMar>
              <w:top w:w="60" w:type="dxa"/>
              <w:left w:w="60" w:type="dxa"/>
              <w:bottom w:w="60" w:type="dxa"/>
              <w:right w:w="60" w:type="dxa"/>
            </w:tcMar>
            <w:vAlign w:val="center"/>
          </w:tcPr>
          <w:p w14:paraId="4FD6B645" w14:textId="77777777" w:rsidR="00BD2538" w:rsidRPr="00BD2538"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Quadrant's unique device identifier</w:t>
            </w:r>
          </w:p>
        </w:tc>
      </w:tr>
      <w:bookmarkEnd w:id="56"/>
    </w:tbl>
    <w:p w14:paraId="6FC91DC2" w14:textId="77777777" w:rsidR="008630E7" w:rsidRDefault="008630E7" w:rsidP="008630E7">
      <w:pPr>
        <w:spacing w:after="0"/>
        <w:jc w:val="left"/>
        <w:rPr>
          <w:rFonts w:asciiTheme="minorHAnsi" w:hAnsiTheme="minorHAnsi" w:cstheme="minorHAnsi"/>
          <w:sz w:val="20"/>
          <w:szCs w:val="20"/>
        </w:rPr>
      </w:pPr>
    </w:p>
    <w:p w14:paraId="359190F9" w14:textId="4171665B" w:rsidR="00882AB5" w:rsidRPr="00DE3B57" w:rsidRDefault="00882AB5" w:rsidP="00DE3B57">
      <w:pPr>
        <w:spacing w:after="60"/>
        <w:ind w:left="562" w:hanging="562"/>
        <w:jc w:val="left"/>
        <w:rPr>
          <w:rFonts w:asciiTheme="minorHAnsi" w:hAnsiTheme="minorHAnsi" w:cstheme="minorHAnsi"/>
          <w:b/>
          <w:bCs/>
          <w:sz w:val="20"/>
          <w:szCs w:val="20"/>
        </w:rPr>
      </w:pPr>
      <w:r w:rsidRPr="00DE3B57">
        <w:rPr>
          <w:rFonts w:asciiTheme="minorHAnsi" w:hAnsiTheme="minorHAnsi" w:cstheme="minorHAnsi"/>
          <w:b/>
          <w:bCs/>
          <w:sz w:val="20"/>
          <w:szCs w:val="20"/>
        </w:rPr>
        <w:t>POI Data 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867514" w:rsidRPr="00867514" w14:paraId="1FA29AEB" w14:textId="77777777" w:rsidTr="002424E6">
        <w:trPr>
          <w:trHeight w:val="288"/>
        </w:trPr>
        <w:tc>
          <w:tcPr>
            <w:tcW w:w="2160" w:type="dxa"/>
            <w:shd w:val="clear" w:color="auto" w:fill="D9D9D9" w:themeFill="background1" w:themeFillShade="D9"/>
            <w:noWrap/>
            <w:vAlign w:val="center"/>
            <w:hideMark/>
          </w:tcPr>
          <w:p w14:paraId="4E4B4BEA" w14:textId="449F729A" w:rsidR="00867514" w:rsidRPr="00867514" w:rsidRDefault="00867514" w:rsidP="00867514">
            <w:pPr>
              <w:spacing w:after="0"/>
              <w:ind w:left="0" w:firstLine="0"/>
              <w:jc w:val="center"/>
              <w:rPr>
                <w:rFonts w:asciiTheme="minorHAnsi" w:hAnsiTheme="minorHAnsi" w:cstheme="minorHAnsi"/>
                <w:b/>
                <w:bCs/>
                <w:sz w:val="18"/>
                <w:szCs w:val="18"/>
              </w:rPr>
            </w:pPr>
            <w:r>
              <w:rPr>
                <w:rFonts w:asciiTheme="minorHAnsi" w:hAnsiTheme="minorHAnsi" w:cstheme="minorHAnsi"/>
                <w:b/>
                <w:bCs/>
                <w:sz w:val="18"/>
                <w:szCs w:val="18"/>
              </w:rPr>
              <w:t>Data Field</w:t>
            </w:r>
          </w:p>
        </w:tc>
        <w:tc>
          <w:tcPr>
            <w:tcW w:w="7200" w:type="dxa"/>
            <w:shd w:val="clear" w:color="auto" w:fill="D9D9D9" w:themeFill="background1" w:themeFillShade="D9"/>
            <w:vAlign w:val="center"/>
            <w:hideMark/>
          </w:tcPr>
          <w:p w14:paraId="39AC3CBB" w14:textId="4DFCEBD4" w:rsidR="00867514" w:rsidRPr="00867514" w:rsidRDefault="00867514" w:rsidP="00867514">
            <w:pPr>
              <w:spacing w:after="0"/>
              <w:ind w:left="0" w:firstLine="0"/>
              <w:jc w:val="center"/>
              <w:rPr>
                <w:rFonts w:asciiTheme="minorHAnsi" w:hAnsiTheme="minorHAnsi" w:cstheme="minorHAnsi"/>
                <w:b/>
                <w:bCs/>
                <w:sz w:val="18"/>
                <w:szCs w:val="18"/>
              </w:rPr>
            </w:pPr>
            <w:r w:rsidRPr="00867514">
              <w:rPr>
                <w:rFonts w:asciiTheme="minorHAnsi" w:hAnsiTheme="minorHAnsi" w:cstheme="minorHAnsi"/>
                <w:b/>
                <w:bCs/>
                <w:sz w:val="18"/>
                <w:szCs w:val="18"/>
              </w:rPr>
              <w:t>Sample Value</w:t>
            </w:r>
          </w:p>
        </w:tc>
      </w:tr>
      <w:tr w:rsidR="00867514" w:rsidRPr="00867514" w14:paraId="00ACC8D9" w14:textId="77777777" w:rsidTr="002424E6">
        <w:trPr>
          <w:trHeight w:val="288"/>
        </w:trPr>
        <w:tc>
          <w:tcPr>
            <w:tcW w:w="2160" w:type="dxa"/>
            <w:shd w:val="clear" w:color="auto" w:fill="F2F2F2" w:themeFill="background1" w:themeFillShade="F2"/>
            <w:noWrap/>
            <w:vAlign w:val="center"/>
            <w:hideMark/>
          </w:tcPr>
          <w:p w14:paraId="3C1DD9B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LocationID</w:t>
            </w:r>
            <w:proofErr w:type="spellEnd"/>
          </w:p>
        </w:tc>
        <w:tc>
          <w:tcPr>
            <w:tcW w:w="7200" w:type="dxa"/>
            <w:shd w:val="clear" w:color="FFFFFF" w:fill="FFFFFF"/>
            <w:vAlign w:val="center"/>
            <w:hideMark/>
          </w:tcPr>
          <w:p w14:paraId="603587E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4d40963eae8799d827d0ee1507068dfd</w:t>
            </w:r>
          </w:p>
        </w:tc>
      </w:tr>
      <w:tr w:rsidR="00867514" w:rsidRPr="00867514" w14:paraId="46E7D771" w14:textId="77777777" w:rsidTr="002424E6">
        <w:trPr>
          <w:trHeight w:val="288"/>
        </w:trPr>
        <w:tc>
          <w:tcPr>
            <w:tcW w:w="2160" w:type="dxa"/>
            <w:shd w:val="clear" w:color="auto" w:fill="F2F2F2" w:themeFill="background1" w:themeFillShade="F2"/>
            <w:noWrap/>
            <w:vAlign w:val="center"/>
            <w:hideMark/>
          </w:tcPr>
          <w:p w14:paraId="7FA1EB5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name</w:t>
            </w:r>
          </w:p>
        </w:tc>
        <w:tc>
          <w:tcPr>
            <w:tcW w:w="7200" w:type="dxa"/>
            <w:shd w:val="clear" w:color="FFFFFF" w:fill="FFFFFF"/>
            <w:vAlign w:val="center"/>
            <w:hideMark/>
          </w:tcPr>
          <w:p w14:paraId="01CD955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7-Eleven</w:t>
            </w:r>
          </w:p>
        </w:tc>
      </w:tr>
      <w:tr w:rsidR="00867514" w:rsidRPr="00867514" w14:paraId="0104151E" w14:textId="77777777" w:rsidTr="002424E6">
        <w:trPr>
          <w:trHeight w:val="288"/>
        </w:trPr>
        <w:tc>
          <w:tcPr>
            <w:tcW w:w="2160" w:type="dxa"/>
            <w:shd w:val="clear" w:color="auto" w:fill="F2F2F2" w:themeFill="background1" w:themeFillShade="F2"/>
            <w:noWrap/>
            <w:vAlign w:val="center"/>
            <w:hideMark/>
          </w:tcPr>
          <w:p w14:paraId="4740EEE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website</w:t>
            </w:r>
          </w:p>
        </w:tc>
        <w:tc>
          <w:tcPr>
            <w:tcW w:w="7200" w:type="dxa"/>
            <w:shd w:val="clear" w:color="FFFFFF" w:fill="FFFFFF"/>
            <w:vAlign w:val="center"/>
            <w:hideMark/>
          </w:tcPr>
          <w:p w14:paraId="211A177F" w14:textId="77777777" w:rsidR="00867514" w:rsidRPr="00867514" w:rsidRDefault="00867514" w:rsidP="00867514">
            <w:pPr>
              <w:spacing w:after="0"/>
              <w:ind w:left="0" w:firstLine="0"/>
              <w:jc w:val="left"/>
              <w:rPr>
                <w:rFonts w:asciiTheme="minorHAnsi" w:hAnsiTheme="minorHAnsi" w:cstheme="minorHAnsi"/>
                <w:color w:val="1155CC"/>
                <w:sz w:val="18"/>
                <w:szCs w:val="18"/>
                <w:u w:val="single"/>
              </w:rPr>
            </w:pPr>
            <w:hyperlink r:id="rId15" w:history="1">
              <w:r w:rsidRPr="00867514">
                <w:rPr>
                  <w:rFonts w:asciiTheme="minorHAnsi" w:hAnsiTheme="minorHAnsi" w:cstheme="minorHAnsi"/>
                  <w:color w:val="1155CC"/>
                  <w:sz w:val="18"/>
                  <w:szCs w:val="18"/>
                  <w:u w:val="single"/>
                </w:rPr>
                <w:t>7-eleven.com</w:t>
              </w:r>
            </w:hyperlink>
          </w:p>
        </w:tc>
      </w:tr>
      <w:tr w:rsidR="00867514" w:rsidRPr="00867514" w14:paraId="4A5D1C1D" w14:textId="77777777" w:rsidTr="002424E6">
        <w:trPr>
          <w:trHeight w:val="288"/>
        </w:trPr>
        <w:tc>
          <w:tcPr>
            <w:tcW w:w="2160" w:type="dxa"/>
            <w:shd w:val="clear" w:color="auto" w:fill="F2F2F2" w:themeFill="background1" w:themeFillShade="F2"/>
            <w:noWrap/>
            <w:vAlign w:val="center"/>
            <w:hideMark/>
          </w:tcPr>
          <w:p w14:paraId="14AAD9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BrandID</w:t>
            </w:r>
            <w:proofErr w:type="spellEnd"/>
          </w:p>
        </w:tc>
        <w:tc>
          <w:tcPr>
            <w:tcW w:w="7200" w:type="dxa"/>
            <w:shd w:val="clear" w:color="FFFFFF" w:fill="FFFFFF"/>
            <w:vAlign w:val="center"/>
            <w:hideMark/>
          </w:tcPr>
          <w:p w14:paraId="795EF1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1f12f79901b84906deffc0bff68eb89e</w:t>
            </w:r>
          </w:p>
        </w:tc>
      </w:tr>
      <w:tr w:rsidR="00867514" w:rsidRPr="00867514" w14:paraId="46F016B5" w14:textId="77777777" w:rsidTr="002424E6">
        <w:trPr>
          <w:trHeight w:val="288"/>
        </w:trPr>
        <w:tc>
          <w:tcPr>
            <w:tcW w:w="2160" w:type="dxa"/>
            <w:shd w:val="clear" w:color="auto" w:fill="F2F2F2" w:themeFill="background1" w:themeFillShade="F2"/>
            <w:noWrap/>
            <w:vAlign w:val="center"/>
            <w:hideMark/>
          </w:tcPr>
          <w:p w14:paraId="710C58A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claimed</w:t>
            </w:r>
          </w:p>
        </w:tc>
        <w:tc>
          <w:tcPr>
            <w:tcW w:w="7200" w:type="dxa"/>
            <w:shd w:val="clear" w:color="FFFFFF" w:fill="FFFFFF"/>
            <w:vAlign w:val="center"/>
            <w:hideMark/>
          </w:tcPr>
          <w:p w14:paraId="01B2E46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Y</w:t>
            </w:r>
          </w:p>
        </w:tc>
      </w:tr>
      <w:tr w:rsidR="00867514" w:rsidRPr="00867514" w14:paraId="2C0D0FB2" w14:textId="77777777" w:rsidTr="002424E6">
        <w:trPr>
          <w:trHeight w:val="288"/>
        </w:trPr>
        <w:tc>
          <w:tcPr>
            <w:tcW w:w="2160" w:type="dxa"/>
            <w:shd w:val="clear" w:color="auto" w:fill="F2F2F2" w:themeFill="background1" w:themeFillShade="F2"/>
            <w:noWrap/>
            <w:vAlign w:val="center"/>
            <w:hideMark/>
          </w:tcPr>
          <w:p w14:paraId="03A403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phone</w:t>
            </w:r>
          </w:p>
        </w:tc>
        <w:tc>
          <w:tcPr>
            <w:tcW w:w="7200" w:type="dxa"/>
            <w:shd w:val="clear" w:color="FFFFFF" w:fill="FFFFFF"/>
            <w:vAlign w:val="center"/>
            <w:hideMark/>
          </w:tcPr>
          <w:p w14:paraId="4632F5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(310) 393-7330</w:t>
            </w:r>
          </w:p>
        </w:tc>
      </w:tr>
      <w:tr w:rsidR="00867514" w:rsidRPr="00867514" w14:paraId="13DC6B76" w14:textId="77777777" w:rsidTr="002424E6">
        <w:trPr>
          <w:trHeight w:val="288"/>
        </w:trPr>
        <w:tc>
          <w:tcPr>
            <w:tcW w:w="2160" w:type="dxa"/>
            <w:shd w:val="clear" w:color="auto" w:fill="F2F2F2" w:themeFill="background1" w:themeFillShade="F2"/>
            <w:noWrap/>
            <w:vAlign w:val="center"/>
            <w:hideMark/>
          </w:tcPr>
          <w:p w14:paraId="32D24B8B"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streetAddress</w:t>
            </w:r>
            <w:proofErr w:type="spellEnd"/>
          </w:p>
        </w:tc>
        <w:tc>
          <w:tcPr>
            <w:tcW w:w="7200" w:type="dxa"/>
            <w:shd w:val="clear" w:color="FFFFFF" w:fill="FFFFFF"/>
            <w:vAlign w:val="center"/>
            <w:hideMark/>
          </w:tcPr>
          <w:p w14:paraId="48A8EEC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630 Wilshire Blvd</w:t>
            </w:r>
          </w:p>
        </w:tc>
      </w:tr>
      <w:tr w:rsidR="00867514" w:rsidRPr="00867514" w14:paraId="4D6BA7EB" w14:textId="77777777" w:rsidTr="002424E6">
        <w:trPr>
          <w:trHeight w:val="288"/>
        </w:trPr>
        <w:tc>
          <w:tcPr>
            <w:tcW w:w="2160" w:type="dxa"/>
            <w:shd w:val="clear" w:color="auto" w:fill="F2F2F2" w:themeFill="background1" w:themeFillShade="F2"/>
            <w:noWrap/>
            <w:vAlign w:val="center"/>
            <w:hideMark/>
          </w:tcPr>
          <w:p w14:paraId="0A133F5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city</w:t>
            </w:r>
          </w:p>
        </w:tc>
        <w:tc>
          <w:tcPr>
            <w:tcW w:w="7200" w:type="dxa"/>
            <w:shd w:val="clear" w:color="FFFFFF" w:fill="FFFFFF"/>
            <w:vAlign w:val="center"/>
            <w:hideMark/>
          </w:tcPr>
          <w:p w14:paraId="1F7102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Santa Monica</w:t>
            </w:r>
          </w:p>
        </w:tc>
      </w:tr>
      <w:tr w:rsidR="00867514" w:rsidRPr="00867514" w14:paraId="743304FF" w14:textId="77777777" w:rsidTr="002424E6">
        <w:trPr>
          <w:trHeight w:val="288"/>
        </w:trPr>
        <w:tc>
          <w:tcPr>
            <w:tcW w:w="2160" w:type="dxa"/>
            <w:shd w:val="clear" w:color="auto" w:fill="F2F2F2" w:themeFill="background1" w:themeFillShade="F2"/>
            <w:noWrap/>
            <w:vAlign w:val="center"/>
            <w:hideMark/>
          </w:tcPr>
          <w:p w14:paraId="3615CCD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state</w:t>
            </w:r>
          </w:p>
        </w:tc>
        <w:tc>
          <w:tcPr>
            <w:tcW w:w="7200" w:type="dxa"/>
            <w:shd w:val="clear" w:color="FFFFFF" w:fill="FFFFFF"/>
            <w:vAlign w:val="center"/>
            <w:hideMark/>
          </w:tcPr>
          <w:p w14:paraId="7D6058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w:t>
            </w:r>
          </w:p>
        </w:tc>
      </w:tr>
      <w:tr w:rsidR="00867514" w:rsidRPr="00867514" w14:paraId="3F5E29FD" w14:textId="77777777" w:rsidTr="002424E6">
        <w:trPr>
          <w:trHeight w:val="288"/>
        </w:trPr>
        <w:tc>
          <w:tcPr>
            <w:tcW w:w="2160" w:type="dxa"/>
            <w:shd w:val="clear" w:color="auto" w:fill="F2F2F2" w:themeFill="background1" w:themeFillShade="F2"/>
            <w:noWrap/>
            <w:vAlign w:val="center"/>
            <w:hideMark/>
          </w:tcPr>
          <w:p w14:paraId="6453A5B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country_code</w:t>
            </w:r>
            <w:proofErr w:type="spellEnd"/>
          </w:p>
        </w:tc>
        <w:tc>
          <w:tcPr>
            <w:tcW w:w="7200" w:type="dxa"/>
            <w:shd w:val="clear" w:color="FFFFFF" w:fill="FFFFFF"/>
            <w:vAlign w:val="center"/>
            <w:hideMark/>
          </w:tcPr>
          <w:p w14:paraId="780A54A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US</w:t>
            </w:r>
          </w:p>
        </w:tc>
      </w:tr>
      <w:tr w:rsidR="00867514" w:rsidRPr="00867514" w14:paraId="0D6CE790" w14:textId="77777777" w:rsidTr="002424E6">
        <w:trPr>
          <w:trHeight w:val="288"/>
        </w:trPr>
        <w:tc>
          <w:tcPr>
            <w:tcW w:w="2160" w:type="dxa"/>
            <w:shd w:val="clear" w:color="auto" w:fill="F2F2F2" w:themeFill="background1" w:themeFillShade="F2"/>
            <w:noWrap/>
            <w:vAlign w:val="center"/>
            <w:hideMark/>
          </w:tcPr>
          <w:p w14:paraId="1A7DA60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lastRenderedPageBreak/>
              <w:t>zip</w:t>
            </w:r>
          </w:p>
        </w:tc>
        <w:tc>
          <w:tcPr>
            <w:tcW w:w="7200" w:type="dxa"/>
            <w:shd w:val="clear" w:color="FFFFFF" w:fill="FFFFFF"/>
            <w:vAlign w:val="center"/>
            <w:hideMark/>
          </w:tcPr>
          <w:p w14:paraId="6158241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w:t>
            </w:r>
          </w:p>
        </w:tc>
      </w:tr>
      <w:tr w:rsidR="00867514" w:rsidRPr="00867514" w14:paraId="6FBCC61F" w14:textId="77777777" w:rsidTr="002424E6">
        <w:trPr>
          <w:trHeight w:val="288"/>
        </w:trPr>
        <w:tc>
          <w:tcPr>
            <w:tcW w:w="2160" w:type="dxa"/>
            <w:shd w:val="clear" w:color="auto" w:fill="F2F2F2" w:themeFill="background1" w:themeFillShade="F2"/>
            <w:noWrap/>
            <w:vAlign w:val="center"/>
            <w:hideMark/>
          </w:tcPr>
          <w:p w14:paraId="25FC400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zip+4</w:t>
            </w:r>
          </w:p>
        </w:tc>
        <w:tc>
          <w:tcPr>
            <w:tcW w:w="7200" w:type="dxa"/>
            <w:shd w:val="clear" w:color="FFFFFF" w:fill="FFFFFF"/>
            <w:vAlign w:val="center"/>
            <w:hideMark/>
          </w:tcPr>
          <w:p w14:paraId="59320A2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90411-1502</w:t>
            </w:r>
          </w:p>
        </w:tc>
      </w:tr>
      <w:tr w:rsidR="00867514" w:rsidRPr="00867514" w14:paraId="1B267453" w14:textId="77777777" w:rsidTr="002424E6">
        <w:trPr>
          <w:trHeight w:val="288"/>
        </w:trPr>
        <w:tc>
          <w:tcPr>
            <w:tcW w:w="2160" w:type="dxa"/>
            <w:shd w:val="clear" w:color="auto" w:fill="F2F2F2" w:themeFill="background1" w:themeFillShade="F2"/>
            <w:noWrap/>
            <w:vAlign w:val="center"/>
            <w:hideMark/>
          </w:tcPr>
          <w:p w14:paraId="38097D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lat</w:t>
            </w:r>
            <w:proofErr w:type="spellEnd"/>
          </w:p>
        </w:tc>
        <w:tc>
          <w:tcPr>
            <w:tcW w:w="7200" w:type="dxa"/>
            <w:shd w:val="clear" w:color="FFFFFF" w:fill="FFFFFF"/>
            <w:vAlign w:val="center"/>
            <w:hideMark/>
          </w:tcPr>
          <w:p w14:paraId="5F1DF3F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34.0208943</w:t>
            </w:r>
          </w:p>
        </w:tc>
      </w:tr>
      <w:tr w:rsidR="00867514" w:rsidRPr="00867514" w14:paraId="1996DF0D" w14:textId="77777777" w:rsidTr="002424E6">
        <w:trPr>
          <w:trHeight w:val="288"/>
        </w:trPr>
        <w:tc>
          <w:tcPr>
            <w:tcW w:w="2160" w:type="dxa"/>
            <w:shd w:val="clear" w:color="auto" w:fill="F2F2F2" w:themeFill="background1" w:themeFillShade="F2"/>
            <w:noWrap/>
            <w:vAlign w:val="center"/>
            <w:hideMark/>
          </w:tcPr>
          <w:p w14:paraId="2D4963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lng</w:t>
            </w:r>
            <w:proofErr w:type="spellEnd"/>
          </w:p>
        </w:tc>
        <w:tc>
          <w:tcPr>
            <w:tcW w:w="7200" w:type="dxa"/>
            <w:shd w:val="clear" w:color="FFFFFF" w:fill="FFFFFF"/>
            <w:vAlign w:val="center"/>
            <w:hideMark/>
          </w:tcPr>
          <w:p w14:paraId="736F8D9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-118.49549</w:t>
            </w:r>
          </w:p>
        </w:tc>
      </w:tr>
      <w:tr w:rsidR="00867514" w:rsidRPr="00867514" w14:paraId="2C821885" w14:textId="77777777" w:rsidTr="002424E6">
        <w:trPr>
          <w:trHeight w:val="288"/>
        </w:trPr>
        <w:tc>
          <w:tcPr>
            <w:tcW w:w="2160" w:type="dxa"/>
            <w:shd w:val="clear" w:color="auto" w:fill="F2F2F2" w:themeFill="background1" w:themeFillShade="F2"/>
            <w:noWrap/>
            <w:vAlign w:val="center"/>
            <w:hideMark/>
          </w:tcPr>
          <w:p w14:paraId="4BF7B4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poi_status</w:t>
            </w:r>
            <w:proofErr w:type="spellEnd"/>
          </w:p>
        </w:tc>
        <w:tc>
          <w:tcPr>
            <w:tcW w:w="7200" w:type="dxa"/>
            <w:shd w:val="clear" w:color="FFFFFF" w:fill="FFFFFF"/>
            <w:vAlign w:val="center"/>
            <w:hideMark/>
          </w:tcPr>
          <w:p w14:paraId="78D207C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open</w:t>
            </w:r>
          </w:p>
        </w:tc>
      </w:tr>
      <w:tr w:rsidR="00867514" w:rsidRPr="00867514" w14:paraId="5FC0AB13" w14:textId="77777777" w:rsidTr="002424E6">
        <w:trPr>
          <w:trHeight w:val="288"/>
        </w:trPr>
        <w:tc>
          <w:tcPr>
            <w:tcW w:w="2160" w:type="dxa"/>
            <w:shd w:val="clear" w:color="auto" w:fill="F2F2F2" w:themeFill="background1" w:themeFillShade="F2"/>
            <w:noWrap/>
            <w:vAlign w:val="center"/>
            <w:hideMark/>
          </w:tcPr>
          <w:p w14:paraId="15F360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geoHash8</w:t>
            </w:r>
          </w:p>
        </w:tc>
        <w:tc>
          <w:tcPr>
            <w:tcW w:w="7200" w:type="dxa"/>
            <w:shd w:val="clear" w:color="FFFFFF" w:fill="FFFFFF"/>
            <w:vAlign w:val="center"/>
            <w:hideMark/>
          </w:tcPr>
          <w:p w14:paraId="34BA078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9q59x964</w:t>
            </w:r>
          </w:p>
        </w:tc>
      </w:tr>
      <w:tr w:rsidR="00867514" w:rsidRPr="00867514" w14:paraId="3A1F1E28" w14:textId="77777777" w:rsidTr="002424E6">
        <w:trPr>
          <w:trHeight w:val="288"/>
        </w:trPr>
        <w:tc>
          <w:tcPr>
            <w:tcW w:w="2160" w:type="dxa"/>
            <w:shd w:val="clear" w:color="auto" w:fill="F2F2F2" w:themeFill="background1" w:themeFillShade="F2"/>
            <w:noWrap/>
            <w:vAlign w:val="center"/>
            <w:hideMark/>
          </w:tcPr>
          <w:p w14:paraId="7D6FE59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plusCode11</w:t>
            </w:r>
          </w:p>
        </w:tc>
        <w:tc>
          <w:tcPr>
            <w:tcW w:w="7200" w:type="dxa"/>
            <w:shd w:val="clear" w:color="FFFFFF" w:fill="FFFFFF"/>
            <w:vAlign w:val="center"/>
            <w:hideMark/>
          </w:tcPr>
          <w:p w14:paraId="48C7F56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85632GC3+9R2</w:t>
            </w:r>
          </w:p>
        </w:tc>
      </w:tr>
      <w:tr w:rsidR="00867514" w:rsidRPr="00867514" w14:paraId="5E343C50" w14:textId="77777777" w:rsidTr="002424E6">
        <w:trPr>
          <w:trHeight w:val="288"/>
        </w:trPr>
        <w:tc>
          <w:tcPr>
            <w:tcW w:w="2160" w:type="dxa"/>
            <w:shd w:val="clear" w:color="auto" w:fill="F2F2F2" w:themeFill="background1" w:themeFillShade="F2"/>
            <w:noWrap/>
            <w:vAlign w:val="center"/>
            <w:hideMark/>
          </w:tcPr>
          <w:p w14:paraId="56D4A9E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category</w:t>
            </w:r>
          </w:p>
        </w:tc>
        <w:tc>
          <w:tcPr>
            <w:tcW w:w="7200" w:type="dxa"/>
            <w:shd w:val="clear" w:color="FFFFFF" w:fill="FFFFFF"/>
            <w:vAlign w:val="center"/>
            <w:hideMark/>
          </w:tcPr>
          <w:p w14:paraId="3787577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4AA29D7F" w14:textId="77777777" w:rsidTr="002424E6">
        <w:trPr>
          <w:trHeight w:val="288"/>
        </w:trPr>
        <w:tc>
          <w:tcPr>
            <w:tcW w:w="2160" w:type="dxa"/>
            <w:shd w:val="clear" w:color="auto" w:fill="F2F2F2" w:themeFill="background1" w:themeFillShade="F2"/>
            <w:noWrap/>
            <w:vAlign w:val="center"/>
            <w:hideMark/>
          </w:tcPr>
          <w:p w14:paraId="14FAA41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specialty</w:t>
            </w:r>
          </w:p>
        </w:tc>
        <w:tc>
          <w:tcPr>
            <w:tcW w:w="7200" w:type="dxa"/>
            <w:shd w:val="clear" w:color="FFFFFF" w:fill="FFFFFF"/>
            <w:vAlign w:val="center"/>
            <w:hideMark/>
          </w:tcPr>
          <w:p w14:paraId="6E76478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70E82943" w14:textId="77777777" w:rsidTr="002424E6">
        <w:trPr>
          <w:trHeight w:val="288"/>
        </w:trPr>
        <w:tc>
          <w:tcPr>
            <w:tcW w:w="2160" w:type="dxa"/>
            <w:shd w:val="clear" w:color="auto" w:fill="F2F2F2" w:themeFill="background1" w:themeFillShade="F2"/>
            <w:noWrap/>
            <w:vAlign w:val="center"/>
            <w:hideMark/>
          </w:tcPr>
          <w:p w14:paraId="4743F38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workHours</w:t>
            </w:r>
            <w:proofErr w:type="spellEnd"/>
          </w:p>
        </w:tc>
        <w:tc>
          <w:tcPr>
            <w:tcW w:w="7200" w:type="dxa"/>
            <w:shd w:val="clear" w:color="FFFFFF" w:fill="FFFFFF"/>
            <w:vAlign w:val="center"/>
            <w:hideMark/>
          </w:tcPr>
          <w:p w14:paraId="14E3595E" w14:textId="675E2554"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Monday Open 24 hours, Tuesday Open 24 hours, Wednesday Open 24 hours, </w:t>
            </w:r>
            <w:r w:rsidR="00866D0B">
              <w:rPr>
                <w:rFonts w:asciiTheme="minorHAnsi" w:hAnsiTheme="minorHAnsi" w:cstheme="minorHAnsi"/>
                <w:sz w:val="18"/>
                <w:szCs w:val="18"/>
              </w:rPr>
              <w:t>etc.</w:t>
            </w:r>
          </w:p>
        </w:tc>
      </w:tr>
      <w:tr w:rsidR="00867514" w:rsidRPr="00867514" w14:paraId="6269E545" w14:textId="77777777" w:rsidTr="002424E6">
        <w:trPr>
          <w:trHeight w:val="288"/>
        </w:trPr>
        <w:tc>
          <w:tcPr>
            <w:tcW w:w="2160" w:type="dxa"/>
            <w:shd w:val="clear" w:color="auto" w:fill="F2F2F2" w:themeFill="background1" w:themeFillShade="F2"/>
            <w:noWrap/>
            <w:vAlign w:val="center"/>
            <w:hideMark/>
          </w:tcPr>
          <w:p w14:paraId="45FF060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tier1_naics_code</w:t>
            </w:r>
          </w:p>
        </w:tc>
        <w:tc>
          <w:tcPr>
            <w:tcW w:w="7200" w:type="dxa"/>
            <w:shd w:val="clear" w:color="FFFFFF" w:fill="FFFFFF"/>
            <w:vAlign w:val="center"/>
            <w:hideMark/>
          </w:tcPr>
          <w:p w14:paraId="63983D0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w:t>
            </w:r>
          </w:p>
        </w:tc>
      </w:tr>
      <w:tr w:rsidR="00867514" w:rsidRPr="00867514" w14:paraId="26820690" w14:textId="77777777" w:rsidTr="002424E6">
        <w:trPr>
          <w:trHeight w:val="288"/>
        </w:trPr>
        <w:tc>
          <w:tcPr>
            <w:tcW w:w="2160" w:type="dxa"/>
            <w:shd w:val="clear" w:color="auto" w:fill="F2F2F2" w:themeFill="background1" w:themeFillShade="F2"/>
            <w:noWrap/>
            <w:vAlign w:val="center"/>
            <w:hideMark/>
          </w:tcPr>
          <w:p w14:paraId="138D7CF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tier1_naics_category</w:t>
            </w:r>
          </w:p>
        </w:tc>
        <w:tc>
          <w:tcPr>
            <w:tcW w:w="7200" w:type="dxa"/>
            <w:shd w:val="clear" w:color="FFFFFF" w:fill="FFFFFF"/>
            <w:noWrap/>
            <w:vAlign w:val="center"/>
            <w:hideMark/>
          </w:tcPr>
          <w:p w14:paraId="35FF844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570A5203" w14:textId="77777777" w:rsidTr="002424E6">
        <w:trPr>
          <w:trHeight w:val="288"/>
        </w:trPr>
        <w:tc>
          <w:tcPr>
            <w:tcW w:w="2160" w:type="dxa"/>
            <w:shd w:val="clear" w:color="auto" w:fill="F2F2F2" w:themeFill="background1" w:themeFillShade="F2"/>
            <w:noWrap/>
            <w:vAlign w:val="center"/>
            <w:hideMark/>
          </w:tcPr>
          <w:p w14:paraId="65427E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tier2_naics_code</w:t>
            </w:r>
          </w:p>
        </w:tc>
        <w:tc>
          <w:tcPr>
            <w:tcW w:w="7200" w:type="dxa"/>
            <w:shd w:val="clear" w:color="FFFFFF" w:fill="FFFFFF"/>
            <w:vAlign w:val="center"/>
            <w:hideMark/>
          </w:tcPr>
          <w:p w14:paraId="42F549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w:t>
            </w:r>
          </w:p>
        </w:tc>
      </w:tr>
      <w:tr w:rsidR="00867514" w:rsidRPr="00867514" w14:paraId="0139245A" w14:textId="77777777" w:rsidTr="002424E6">
        <w:trPr>
          <w:trHeight w:val="288"/>
        </w:trPr>
        <w:tc>
          <w:tcPr>
            <w:tcW w:w="2160" w:type="dxa"/>
            <w:shd w:val="clear" w:color="auto" w:fill="F2F2F2" w:themeFill="background1" w:themeFillShade="F2"/>
            <w:noWrap/>
            <w:vAlign w:val="center"/>
            <w:hideMark/>
          </w:tcPr>
          <w:p w14:paraId="41F90FA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tier2_naics_category</w:t>
            </w:r>
          </w:p>
        </w:tc>
        <w:tc>
          <w:tcPr>
            <w:tcW w:w="7200" w:type="dxa"/>
            <w:shd w:val="clear" w:color="FFFFFF" w:fill="FFFFFF"/>
            <w:noWrap/>
            <w:vAlign w:val="center"/>
            <w:hideMark/>
          </w:tcPr>
          <w:p w14:paraId="0ADAA6A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2D1A8EA" w14:textId="77777777" w:rsidTr="002424E6">
        <w:trPr>
          <w:trHeight w:val="288"/>
        </w:trPr>
        <w:tc>
          <w:tcPr>
            <w:tcW w:w="2160" w:type="dxa"/>
            <w:shd w:val="clear" w:color="auto" w:fill="F2F2F2" w:themeFill="background1" w:themeFillShade="F2"/>
            <w:noWrap/>
            <w:vAlign w:val="center"/>
            <w:hideMark/>
          </w:tcPr>
          <w:p w14:paraId="08343A9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tier3_naics_code</w:t>
            </w:r>
          </w:p>
        </w:tc>
        <w:tc>
          <w:tcPr>
            <w:tcW w:w="7200" w:type="dxa"/>
            <w:shd w:val="clear" w:color="FFFFFF" w:fill="FFFFFF"/>
            <w:vAlign w:val="center"/>
            <w:hideMark/>
          </w:tcPr>
          <w:p w14:paraId="56B82E3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w:t>
            </w:r>
          </w:p>
        </w:tc>
      </w:tr>
      <w:tr w:rsidR="00867514" w:rsidRPr="00867514" w14:paraId="17FB39DD" w14:textId="77777777" w:rsidTr="002424E6">
        <w:trPr>
          <w:trHeight w:val="288"/>
        </w:trPr>
        <w:tc>
          <w:tcPr>
            <w:tcW w:w="2160" w:type="dxa"/>
            <w:shd w:val="clear" w:color="auto" w:fill="F2F2F2" w:themeFill="background1" w:themeFillShade="F2"/>
            <w:noWrap/>
            <w:vAlign w:val="center"/>
            <w:hideMark/>
          </w:tcPr>
          <w:p w14:paraId="704A12B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tier3_naics_category</w:t>
            </w:r>
          </w:p>
        </w:tc>
        <w:tc>
          <w:tcPr>
            <w:tcW w:w="7200" w:type="dxa"/>
            <w:shd w:val="clear" w:color="FFFFFF" w:fill="FFFFFF"/>
            <w:noWrap/>
            <w:vAlign w:val="center"/>
            <w:hideMark/>
          </w:tcPr>
          <w:p w14:paraId="64BBE98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DB88756" w14:textId="77777777" w:rsidTr="002424E6">
        <w:trPr>
          <w:trHeight w:val="288"/>
        </w:trPr>
        <w:tc>
          <w:tcPr>
            <w:tcW w:w="2160" w:type="dxa"/>
            <w:shd w:val="clear" w:color="auto" w:fill="F2F2F2" w:themeFill="background1" w:themeFillShade="F2"/>
            <w:noWrap/>
            <w:vAlign w:val="center"/>
            <w:hideMark/>
          </w:tcPr>
          <w:p w14:paraId="1BE787E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tier4_naics_code</w:t>
            </w:r>
          </w:p>
        </w:tc>
        <w:tc>
          <w:tcPr>
            <w:tcW w:w="7200" w:type="dxa"/>
            <w:shd w:val="clear" w:color="FFFFFF" w:fill="FFFFFF"/>
            <w:vAlign w:val="center"/>
            <w:hideMark/>
          </w:tcPr>
          <w:p w14:paraId="1C54D6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w:t>
            </w:r>
          </w:p>
        </w:tc>
      </w:tr>
      <w:tr w:rsidR="00867514" w:rsidRPr="00867514" w14:paraId="1335B701" w14:textId="77777777" w:rsidTr="002424E6">
        <w:trPr>
          <w:trHeight w:val="288"/>
        </w:trPr>
        <w:tc>
          <w:tcPr>
            <w:tcW w:w="2160" w:type="dxa"/>
            <w:shd w:val="clear" w:color="auto" w:fill="F2F2F2" w:themeFill="background1" w:themeFillShade="F2"/>
            <w:noWrap/>
            <w:vAlign w:val="center"/>
            <w:hideMark/>
          </w:tcPr>
          <w:p w14:paraId="2B2CE87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tier4_naics_category</w:t>
            </w:r>
          </w:p>
        </w:tc>
        <w:tc>
          <w:tcPr>
            <w:tcW w:w="7200" w:type="dxa"/>
            <w:shd w:val="clear" w:color="FFFFFF" w:fill="FFFFFF"/>
            <w:noWrap/>
            <w:vAlign w:val="center"/>
            <w:hideMark/>
          </w:tcPr>
          <w:p w14:paraId="74DE678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1BC52F2E" w14:textId="77777777" w:rsidTr="002424E6">
        <w:trPr>
          <w:trHeight w:val="288"/>
        </w:trPr>
        <w:tc>
          <w:tcPr>
            <w:tcW w:w="2160" w:type="dxa"/>
            <w:shd w:val="clear" w:color="auto" w:fill="F2F2F2" w:themeFill="background1" w:themeFillShade="F2"/>
            <w:noWrap/>
            <w:vAlign w:val="center"/>
            <w:hideMark/>
          </w:tcPr>
          <w:p w14:paraId="0EBA4DA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tier5_naics_code</w:t>
            </w:r>
          </w:p>
        </w:tc>
        <w:tc>
          <w:tcPr>
            <w:tcW w:w="7200" w:type="dxa"/>
            <w:shd w:val="clear" w:color="FFFFFF" w:fill="FFFFFF"/>
            <w:vAlign w:val="center"/>
            <w:hideMark/>
          </w:tcPr>
          <w:p w14:paraId="1C419A3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445120</w:t>
            </w:r>
          </w:p>
        </w:tc>
      </w:tr>
      <w:tr w:rsidR="00867514" w:rsidRPr="00867514" w14:paraId="70F34D1A" w14:textId="77777777" w:rsidTr="002424E6">
        <w:trPr>
          <w:trHeight w:val="288"/>
        </w:trPr>
        <w:tc>
          <w:tcPr>
            <w:tcW w:w="2160" w:type="dxa"/>
            <w:shd w:val="clear" w:color="auto" w:fill="F2F2F2" w:themeFill="background1" w:themeFillShade="F2"/>
            <w:noWrap/>
            <w:vAlign w:val="center"/>
            <w:hideMark/>
          </w:tcPr>
          <w:p w14:paraId="76AFC85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tier5_naics_category</w:t>
            </w:r>
          </w:p>
        </w:tc>
        <w:tc>
          <w:tcPr>
            <w:tcW w:w="7200" w:type="dxa"/>
            <w:shd w:val="clear" w:color="FFFFFF" w:fill="FFFFFF"/>
            <w:vAlign w:val="center"/>
            <w:hideMark/>
          </w:tcPr>
          <w:p w14:paraId="50A54FC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Stores</w:t>
            </w:r>
          </w:p>
        </w:tc>
      </w:tr>
      <w:tr w:rsidR="00867514" w:rsidRPr="00867514" w14:paraId="510A6AFE" w14:textId="77777777" w:rsidTr="002424E6">
        <w:trPr>
          <w:trHeight w:val="288"/>
        </w:trPr>
        <w:tc>
          <w:tcPr>
            <w:tcW w:w="2160" w:type="dxa"/>
            <w:shd w:val="clear" w:color="auto" w:fill="F2F2F2" w:themeFill="background1" w:themeFillShade="F2"/>
            <w:noWrap/>
            <w:vAlign w:val="center"/>
            <w:hideMark/>
          </w:tcPr>
          <w:p w14:paraId="40E1D24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sic_code</w:t>
            </w:r>
            <w:proofErr w:type="spellEnd"/>
          </w:p>
        </w:tc>
        <w:tc>
          <w:tcPr>
            <w:tcW w:w="7200" w:type="dxa"/>
            <w:shd w:val="clear" w:color="FFFFFF" w:fill="FFFFFF"/>
            <w:noWrap/>
            <w:vAlign w:val="center"/>
            <w:hideMark/>
          </w:tcPr>
          <w:p w14:paraId="324D0D7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C258BDC" w14:textId="77777777" w:rsidTr="002424E6">
        <w:trPr>
          <w:trHeight w:val="288"/>
        </w:trPr>
        <w:tc>
          <w:tcPr>
            <w:tcW w:w="2160" w:type="dxa"/>
            <w:shd w:val="clear" w:color="auto" w:fill="F2F2F2" w:themeFill="background1" w:themeFillShade="F2"/>
            <w:noWrap/>
            <w:vAlign w:val="center"/>
            <w:hideMark/>
          </w:tcPr>
          <w:p w14:paraId="17B7672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Sic_Category</w:t>
            </w:r>
            <w:proofErr w:type="spellEnd"/>
          </w:p>
        </w:tc>
        <w:tc>
          <w:tcPr>
            <w:tcW w:w="7200" w:type="dxa"/>
            <w:shd w:val="clear" w:color="FFFFFF" w:fill="FFFFFF"/>
            <w:noWrap/>
            <w:vAlign w:val="center"/>
            <w:hideMark/>
          </w:tcPr>
          <w:p w14:paraId="71FDAEB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22F81EC" w14:textId="77777777" w:rsidTr="002424E6">
        <w:trPr>
          <w:trHeight w:val="288"/>
        </w:trPr>
        <w:tc>
          <w:tcPr>
            <w:tcW w:w="2160" w:type="dxa"/>
            <w:shd w:val="clear" w:color="auto" w:fill="F2F2F2" w:themeFill="background1" w:themeFillShade="F2"/>
            <w:noWrap/>
            <w:vAlign w:val="center"/>
            <w:hideMark/>
          </w:tcPr>
          <w:p w14:paraId="377352D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6_digit_Sic_code</w:t>
            </w:r>
          </w:p>
        </w:tc>
        <w:tc>
          <w:tcPr>
            <w:tcW w:w="7200" w:type="dxa"/>
            <w:shd w:val="clear" w:color="FFFFFF" w:fill="FFFFFF"/>
            <w:noWrap/>
            <w:vAlign w:val="center"/>
            <w:hideMark/>
          </w:tcPr>
          <w:p w14:paraId="5E3E96E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35263EEA" w14:textId="77777777" w:rsidTr="002424E6">
        <w:trPr>
          <w:trHeight w:val="288"/>
        </w:trPr>
        <w:tc>
          <w:tcPr>
            <w:tcW w:w="2160" w:type="dxa"/>
            <w:shd w:val="clear" w:color="auto" w:fill="F2F2F2" w:themeFill="background1" w:themeFillShade="F2"/>
            <w:noWrap/>
            <w:vAlign w:val="center"/>
            <w:hideMark/>
          </w:tcPr>
          <w:p w14:paraId="1397ED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8_digit_Sic_Code</w:t>
            </w:r>
          </w:p>
        </w:tc>
        <w:tc>
          <w:tcPr>
            <w:tcW w:w="7200" w:type="dxa"/>
            <w:shd w:val="clear" w:color="FFFFFF" w:fill="FFFFFF"/>
            <w:noWrap/>
            <w:vAlign w:val="center"/>
            <w:hideMark/>
          </w:tcPr>
          <w:p w14:paraId="466F413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4A93966" w14:textId="77777777" w:rsidTr="002424E6">
        <w:trPr>
          <w:trHeight w:val="288"/>
        </w:trPr>
        <w:tc>
          <w:tcPr>
            <w:tcW w:w="2160" w:type="dxa"/>
            <w:shd w:val="clear" w:color="auto" w:fill="F2F2F2" w:themeFill="background1" w:themeFillShade="F2"/>
            <w:noWrap/>
            <w:vAlign w:val="center"/>
            <w:hideMark/>
          </w:tcPr>
          <w:p w14:paraId="17485F9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stock_ticker</w:t>
            </w:r>
            <w:proofErr w:type="spellEnd"/>
          </w:p>
        </w:tc>
        <w:tc>
          <w:tcPr>
            <w:tcW w:w="7200" w:type="dxa"/>
            <w:shd w:val="clear" w:color="FFFFFF" w:fill="FFFFFF"/>
            <w:vAlign w:val="center"/>
            <w:hideMark/>
          </w:tcPr>
          <w:p w14:paraId="4E88E4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SVNDY</w:t>
            </w:r>
          </w:p>
        </w:tc>
      </w:tr>
      <w:tr w:rsidR="00867514" w:rsidRPr="00867514" w14:paraId="5EEF6D28" w14:textId="77777777" w:rsidTr="002424E6">
        <w:trPr>
          <w:trHeight w:val="288"/>
        </w:trPr>
        <w:tc>
          <w:tcPr>
            <w:tcW w:w="2160" w:type="dxa"/>
            <w:shd w:val="clear" w:color="auto" w:fill="F2F2F2" w:themeFill="background1" w:themeFillShade="F2"/>
            <w:noWrap/>
            <w:vAlign w:val="center"/>
            <w:hideMark/>
          </w:tcPr>
          <w:p w14:paraId="1B0BE9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address_components</w:t>
            </w:r>
            <w:proofErr w:type="spellEnd"/>
          </w:p>
        </w:tc>
        <w:tc>
          <w:tcPr>
            <w:tcW w:w="7200" w:type="dxa"/>
            <w:shd w:val="clear" w:color="FFFFFF" w:fill="FFFFFF"/>
            <w:vAlign w:val="center"/>
            <w:hideMark/>
          </w:tcPr>
          <w:p w14:paraId="32FE4024" w14:textId="757BE6FA"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w:t>
            </w:r>
            <w:proofErr w:type="spellStart"/>
            <w:proofErr w:type="gramEnd"/>
            <w:r w:rsidRPr="00867514">
              <w:rPr>
                <w:rFonts w:asciiTheme="minorHAnsi" w:hAnsiTheme="minorHAnsi" w:cstheme="minorHAnsi"/>
                <w:sz w:val="18"/>
                <w:szCs w:val="18"/>
              </w:rPr>
              <w:t>long_name</w:t>
            </w:r>
            <w:proofErr w:type="spellEnd"/>
            <w:r w:rsidRPr="00867514">
              <w:rPr>
                <w:rFonts w:asciiTheme="minorHAnsi" w:hAnsiTheme="minorHAnsi" w:cstheme="minorHAnsi"/>
                <w:sz w:val="18"/>
                <w:szCs w:val="18"/>
              </w:rPr>
              <w:t>":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31","short_name":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w:t>
            </w:r>
            <w:r w:rsidR="00866D0B">
              <w:rPr>
                <w:rFonts w:asciiTheme="minorHAnsi" w:hAnsiTheme="minorHAnsi" w:cstheme="minorHAnsi"/>
                <w:sz w:val="18"/>
                <w:szCs w:val="18"/>
              </w:rPr>
              <w:t>etc.</w:t>
            </w:r>
          </w:p>
        </w:tc>
      </w:tr>
      <w:tr w:rsidR="00867514" w:rsidRPr="00867514" w14:paraId="5E0D0E22" w14:textId="77777777" w:rsidTr="002424E6">
        <w:trPr>
          <w:trHeight w:val="288"/>
        </w:trPr>
        <w:tc>
          <w:tcPr>
            <w:tcW w:w="2160" w:type="dxa"/>
            <w:shd w:val="clear" w:color="auto" w:fill="F2F2F2" w:themeFill="background1" w:themeFillShade="F2"/>
            <w:noWrap/>
            <w:vAlign w:val="center"/>
            <w:hideMark/>
          </w:tcPr>
          <w:p w14:paraId="223B8DB2"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formatted_address</w:t>
            </w:r>
            <w:proofErr w:type="spellEnd"/>
          </w:p>
        </w:tc>
        <w:tc>
          <w:tcPr>
            <w:tcW w:w="7200" w:type="dxa"/>
            <w:shd w:val="clear" w:color="FFFFFF" w:fill="FFFFFF"/>
            <w:vAlign w:val="center"/>
            <w:hideMark/>
          </w:tcPr>
          <w:p w14:paraId="61B7AA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 </w:t>
            </w:r>
            <w:proofErr w:type="spellStart"/>
            <w:r w:rsidRPr="00867514">
              <w:rPr>
                <w:rFonts w:asciiTheme="minorHAnsi" w:hAnsiTheme="minorHAnsi" w:cstheme="minorHAnsi"/>
                <w:sz w:val="18"/>
                <w:szCs w:val="18"/>
              </w:rPr>
              <w:t>Тоshkent</w:t>
            </w:r>
            <w:proofErr w:type="spellEnd"/>
            <w:r w:rsidRPr="00867514">
              <w:rPr>
                <w:rFonts w:asciiTheme="minorHAnsi" w:hAnsiTheme="minorHAnsi" w:cstheme="minorHAnsi"/>
                <w:sz w:val="18"/>
                <w:szCs w:val="18"/>
              </w:rPr>
              <w:t>, Toshkent, Uzbekistan</w:t>
            </w:r>
          </w:p>
        </w:tc>
      </w:tr>
      <w:tr w:rsidR="00867514" w:rsidRPr="00867514" w14:paraId="4A367897" w14:textId="77777777" w:rsidTr="002424E6">
        <w:trPr>
          <w:trHeight w:val="288"/>
        </w:trPr>
        <w:tc>
          <w:tcPr>
            <w:tcW w:w="2160" w:type="dxa"/>
            <w:shd w:val="clear" w:color="auto" w:fill="F2F2F2" w:themeFill="background1" w:themeFillShade="F2"/>
            <w:noWrap/>
            <w:vAlign w:val="center"/>
            <w:hideMark/>
          </w:tcPr>
          <w:p w14:paraId="35E4171A"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geometry_bounds</w:t>
            </w:r>
            <w:proofErr w:type="spellEnd"/>
          </w:p>
        </w:tc>
        <w:tc>
          <w:tcPr>
            <w:tcW w:w="7200" w:type="dxa"/>
            <w:shd w:val="clear" w:color="FFFFFF" w:fill="FFFFFF"/>
            <w:vAlign w:val="center"/>
            <w:hideMark/>
          </w:tcPr>
          <w:p w14:paraId="0A5717BE" w14:textId="65AD70C8"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{"northeast":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41.2373644</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lng</w:t>
            </w:r>
            <w:proofErr w:type="spellEnd"/>
            <w:r w:rsidRPr="00867514">
              <w:rPr>
                <w:rFonts w:asciiTheme="minorHAnsi" w:hAnsiTheme="minorHAnsi" w:cstheme="minorHAnsi"/>
                <w:sz w:val="18"/>
                <w:szCs w:val="18"/>
              </w:rPr>
              <w:t xml:space="preserve">": </w:t>
            </w:r>
            <w:proofErr w:type="gramStart"/>
            <w:r w:rsidRPr="00867514">
              <w:rPr>
                <w:rFonts w:asciiTheme="minorHAnsi" w:hAnsiTheme="minorHAnsi" w:cstheme="minorHAnsi"/>
                <w:sz w:val="18"/>
                <w:szCs w:val="18"/>
              </w:rPr>
              <w:t>69.2144752 }</w:t>
            </w:r>
            <w:proofErr w:type="gramEnd"/>
            <w:r w:rsidRPr="00867514">
              <w:rPr>
                <w:rFonts w:asciiTheme="minorHAnsi" w:hAnsiTheme="minorHAnsi" w:cstheme="minorHAnsi"/>
                <w:sz w:val="18"/>
                <w:szCs w:val="18"/>
              </w:rPr>
              <w:t xml:space="preserve">, "southwest":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xml:space="preserve">": 41.2371556, </w:t>
            </w:r>
            <w:r w:rsidR="00C21507">
              <w:rPr>
                <w:rFonts w:asciiTheme="minorHAnsi" w:hAnsiTheme="minorHAnsi" w:cstheme="minorHAnsi"/>
                <w:sz w:val="18"/>
                <w:szCs w:val="18"/>
              </w:rPr>
              <w:t>etc.</w:t>
            </w:r>
          </w:p>
        </w:tc>
      </w:tr>
      <w:tr w:rsidR="00867514" w:rsidRPr="00867514" w14:paraId="014788C1" w14:textId="77777777" w:rsidTr="002424E6">
        <w:trPr>
          <w:trHeight w:val="288"/>
        </w:trPr>
        <w:tc>
          <w:tcPr>
            <w:tcW w:w="2160" w:type="dxa"/>
            <w:shd w:val="clear" w:color="auto" w:fill="F2F2F2" w:themeFill="background1" w:themeFillShade="F2"/>
            <w:noWrap/>
            <w:vAlign w:val="center"/>
            <w:hideMark/>
          </w:tcPr>
          <w:p w14:paraId="26BD04E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w:t>
            </w:r>
            <w:proofErr w:type="spellEnd"/>
          </w:p>
        </w:tc>
        <w:tc>
          <w:tcPr>
            <w:tcW w:w="7200" w:type="dxa"/>
            <w:shd w:val="clear" w:color="FFFFFF" w:fill="FFFFFF"/>
            <w:vAlign w:val="center"/>
            <w:hideMark/>
          </w:tcPr>
          <w:p w14:paraId="3C7220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{"lat":34.0208933,"lng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118.49541}</w:t>
            </w:r>
          </w:p>
        </w:tc>
      </w:tr>
      <w:tr w:rsidR="00867514" w:rsidRPr="00867514" w14:paraId="719CF082" w14:textId="77777777" w:rsidTr="002424E6">
        <w:trPr>
          <w:trHeight w:val="288"/>
        </w:trPr>
        <w:tc>
          <w:tcPr>
            <w:tcW w:w="2160" w:type="dxa"/>
            <w:shd w:val="clear" w:color="auto" w:fill="F2F2F2" w:themeFill="background1" w:themeFillShade="F2"/>
            <w:noWrap/>
            <w:vAlign w:val="center"/>
            <w:hideMark/>
          </w:tcPr>
          <w:p w14:paraId="305603C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geometry_location_type</w:t>
            </w:r>
            <w:proofErr w:type="spellEnd"/>
          </w:p>
        </w:tc>
        <w:tc>
          <w:tcPr>
            <w:tcW w:w="7200" w:type="dxa"/>
            <w:shd w:val="clear" w:color="FFFFFF" w:fill="FFFFFF"/>
            <w:vAlign w:val="center"/>
            <w:hideMark/>
          </w:tcPr>
          <w:p w14:paraId="6EDB641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ROOFTOP</w:t>
            </w:r>
          </w:p>
        </w:tc>
      </w:tr>
      <w:tr w:rsidR="00867514" w:rsidRPr="00867514" w14:paraId="4F3EB782" w14:textId="77777777" w:rsidTr="002424E6">
        <w:trPr>
          <w:trHeight w:val="288"/>
        </w:trPr>
        <w:tc>
          <w:tcPr>
            <w:tcW w:w="2160" w:type="dxa"/>
            <w:shd w:val="clear" w:color="auto" w:fill="F2F2F2" w:themeFill="background1" w:themeFillShade="F2"/>
            <w:noWrap/>
            <w:vAlign w:val="center"/>
            <w:hideMark/>
          </w:tcPr>
          <w:p w14:paraId="2CC39B6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geometry_viewport</w:t>
            </w:r>
            <w:proofErr w:type="spellEnd"/>
          </w:p>
        </w:tc>
        <w:tc>
          <w:tcPr>
            <w:tcW w:w="7200" w:type="dxa"/>
            <w:shd w:val="clear" w:color="FFFFFF" w:fill="FFFFFF"/>
            <w:vAlign w:val="center"/>
            <w:hideMark/>
          </w:tcPr>
          <w:p w14:paraId="672D486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{"northeast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"lat":34.02112,"lng</w:t>
            </w:r>
            <w:proofErr w:type="gramStart"/>
            <w:r w:rsidRPr="00867514">
              <w:rPr>
                <w:rFonts w:asciiTheme="minorHAnsi" w:hAnsiTheme="minorHAnsi" w:cstheme="minorHAnsi"/>
                <w:sz w:val="18"/>
                <w:szCs w:val="18"/>
              </w:rPr>
              <w:t>":-118.4952},</w:t>
            </w:r>
            <w:proofErr w:type="gramEnd"/>
            <w:r w:rsidRPr="00867514">
              <w:rPr>
                <w:rFonts w:asciiTheme="minorHAnsi" w:hAnsiTheme="minorHAnsi" w:cstheme="minorHAnsi"/>
                <w:sz w:val="18"/>
                <w:szCs w:val="18"/>
              </w:rPr>
              <w:t>"southwest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"lat":34.02111,"lng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118.49519}}</w:t>
            </w:r>
          </w:p>
        </w:tc>
      </w:tr>
      <w:tr w:rsidR="00867514" w:rsidRPr="00867514" w14:paraId="744F5B3A" w14:textId="77777777" w:rsidTr="002424E6">
        <w:trPr>
          <w:trHeight w:val="288"/>
        </w:trPr>
        <w:tc>
          <w:tcPr>
            <w:tcW w:w="2160" w:type="dxa"/>
            <w:shd w:val="clear" w:color="auto" w:fill="F2F2F2" w:themeFill="background1" w:themeFillShade="F2"/>
            <w:noWrap/>
            <w:vAlign w:val="center"/>
            <w:hideMark/>
          </w:tcPr>
          <w:p w14:paraId="3412E3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types</w:t>
            </w:r>
          </w:p>
        </w:tc>
        <w:tc>
          <w:tcPr>
            <w:tcW w:w="7200" w:type="dxa"/>
            <w:shd w:val="clear" w:color="FFFFFF" w:fill="FFFFFF"/>
            <w:vAlign w:val="center"/>
            <w:hideMark/>
          </w:tcPr>
          <w:p w14:paraId="53A4CCBD"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street_address</w:t>
            </w:r>
            <w:proofErr w:type="spellEnd"/>
          </w:p>
        </w:tc>
      </w:tr>
      <w:tr w:rsidR="00867514" w:rsidRPr="00867514" w14:paraId="0663F8CC" w14:textId="77777777" w:rsidTr="002424E6">
        <w:trPr>
          <w:trHeight w:val="288"/>
        </w:trPr>
        <w:tc>
          <w:tcPr>
            <w:tcW w:w="2160" w:type="dxa"/>
            <w:shd w:val="clear" w:color="auto" w:fill="F2F2F2" w:themeFill="background1" w:themeFillShade="F2"/>
            <w:noWrap/>
            <w:vAlign w:val="center"/>
            <w:hideMark/>
          </w:tcPr>
          <w:p w14:paraId="236BC7D8"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building_id</w:t>
            </w:r>
            <w:proofErr w:type="spellEnd"/>
          </w:p>
        </w:tc>
        <w:tc>
          <w:tcPr>
            <w:tcW w:w="7200" w:type="dxa"/>
            <w:vAlign w:val="center"/>
            <w:hideMark/>
          </w:tcPr>
          <w:p w14:paraId="78DE620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way_559939957</w:t>
            </w:r>
          </w:p>
        </w:tc>
      </w:tr>
      <w:tr w:rsidR="00867514" w:rsidRPr="00867514" w14:paraId="2BC99725" w14:textId="77777777" w:rsidTr="002424E6">
        <w:trPr>
          <w:trHeight w:val="288"/>
        </w:trPr>
        <w:tc>
          <w:tcPr>
            <w:tcW w:w="2160" w:type="dxa"/>
            <w:shd w:val="clear" w:color="auto" w:fill="F2F2F2" w:themeFill="background1" w:themeFillShade="F2"/>
            <w:noWrap/>
            <w:vAlign w:val="center"/>
            <w:hideMark/>
          </w:tcPr>
          <w:p w14:paraId="444C519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building_type</w:t>
            </w:r>
            <w:proofErr w:type="spellEnd"/>
          </w:p>
        </w:tc>
        <w:tc>
          <w:tcPr>
            <w:tcW w:w="7200" w:type="dxa"/>
            <w:vAlign w:val="center"/>
            <w:hideMark/>
          </w:tcPr>
          <w:p w14:paraId="3EE329D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commercial</w:t>
            </w:r>
          </w:p>
        </w:tc>
      </w:tr>
      <w:tr w:rsidR="00867514" w:rsidRPr="00867514" w14:paraId="1ED2EFEB" w14:textId="77777777" w:rsidTr="002424E6">
        <w:trPr>
          <w:trHeight w:val="288"/>
        </w:trPr>
        <w:tc>
          <w:tcPr>
            <w:tcW w:w="2160" w:type="dxa"/>
            <w:shd w:val="clear" w:color="auto" w:fill="F2F2F2" w:themeFill="background1" w:themeFillShade="F2"/>
            <w:noWrap/>
            <w:vAlign w:val="center"/>
            <w:hideMark/>
          </w:tcPr>
          <w:p w14:paraId="6FB81F16"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building_name</w:t>
            </w:r>
            <w:proofErr w:type="spellEnd"/>
          </w:p>
        </w:tc>
        <w:tc>
          <w:tcPr>
            <w:tcW w:w="7200" w:type="dxa"/>
            <w:vAlign w:val="center"/>
            <w:hideMark/>
          </w:tcPr>
          <w:p w14:paraId="058D752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Dynasties Restaurant Wok</w:t>
            </w:r>
          </w:p>
        </w:tc>
      </w:tr>
      <w:tr w:rsidR="00867514" w:rsidRPr="00867514" w14:paraId="4D6AE04F" w14:textId="77777777" w:rsidTr="002424E6">
        <w:trPr>
          <w:trHeight w:val="288"/>
        </w:trPr>
        <w:tc>
          <w:tcPr>
            <w:tcW w:w="2160" w:type="dxa"/>
            <w:shd w:val="clear" w:color="auto" w:fill="F2F2F2" w:themeFill="background1" w:themeFillShade="F2"/>
            <w:noWrap/>
            <w:vAlign w:val="center"/>
            <w:hideMark/>
          </w:tcPr>
          <w:p w14:paraId="1D4AD30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shape_type</w:t>
            </w:r>
            <w:proofErr w:type="spellEnd"/>
          </w:p>
        </w:tc>
        <w:tc>
          <w:tcPr>
            <w:tcW w:w="7200" w:type="dxa"/>
            <w:shd w:val="clear" w:color="FFFFFF" w:fill="FFFFFF"/>
            <w:vAlign w:val="center"/>
            <w:hideMark/>
          </w:tcPr>
          <w:p w14:paraId="5A8F7AE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polygon</w:t>
            </w:r>
          </w:p>
        </w:tc>
      </w:tr>
      <w:tr w:rsidR="00867514" w:rsidRPr="00867514" w14:paraId="0A83096D" w14:textId="77777777" w:rsidTr="002424E6">
        <w:trPr>
          <w:trHeight w:val="288"/>
        </w:trPr>
        <w:tc>
          <w:tcPr>
            <w:tcW w:w="2160" w:type="dxa"/>
            <w:shd w:val="clear" w:color="auto" w:fill="F2F2F2" w:themeFill="background1" w:themeFillShade="F2"/>
            <w:noWrap/>
            <w:vAlign w:val="center"/>
            <w:hideMark/>
          </w:tcPr>
          <w:p w14:paraId="182C22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shape_polygon</w:t>
            </w:r>
            <w:proofErr w:type="spellEnd"/>
          </w:p>
        </w:tc>
        <w:tc>
          <w:tcPr>
            <w:tcW w:w="7200" w:type="dxa"/>
            <w:shd w:val="clear" w:color="FFFFFF" w:fill="FFFFFF"/>
            <w:vAlign w:val="center"/>
            <w:hideMark/>
          </w:tcPr>
          <w:p w14:paraId="7029B148" w14:textId="48F9F85E"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POLYGON ((</w:t>
            </w:r>
            <w:proofErr w:type="gramEnd"/>
            <w:r w:rsidRPr="00867514">
              <w:rPr>
                <w:rFonts w:asciiTheme="minorHAnsi" w:hAnsiTheme="minorHAnsi" w:cstheme="minorHAnsi"/>
                <w:sz w:val="18"/>
                <w:szCs w:val="18"/>
              </w:rPr>
              <w:t>-118.4955766 34.0207802, -118.4956121 34.0208106, -118.4956272</w:t>
            </w:r>
            <w:r w:rsidR="00C21507">
              <w:rPr>
                <w:rFonts w:asciiTheme="minorHAnsi" w:hAnsiTheme="minorHAnsi" w:cstheme="minorHAnsi"/>
                <w:sz w:val="18"/>
                <w:szCs w:val="18"/>
              </w:rPr>
              <w:t>, etc.</w:t>
            </w:r>
          </w:p>
        </w:tc>
      </w:tr>
      <w:tr w:rsidR="00867514" w:rsidRPr="00867514" w14:paraId="0EA4B494" w14:textId="77777777" w:rsidTr="002424E6">
        <w:trPr>
          <w:trHeight w:val="288"/>
        </w:trPr>
        <w:tc>
          <w:tcPr>
            <w:tcW w:w="2160" w:type="dxa"/>
            <w:shd w:val="clear" w:color="auto" w:fill="F2F2F2" w:themeFill="background1" w:themeFillShade="F2"/>
            <w:noWrap/>
            <w:vAlign w:val="center"/>
            <w:hideMark/>
          </w:tcPr>
          <w:p w14:paraId="600D4E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geometry_id</w:t>
            </w:r>
            <w:proofErr w:type="spellEnd"/>
          </w:p>
        </w:tc>
        <w:tc>
          <w:tcPr>
            <w:tcW w:w="7200" w:type="dxa"/>
            <w:shd w:val="clear" w:color="FFFFFF" w:fill="FFFFFF"/>
            <w:vAlign w:val="center"/>
            <w:hideMark/>
          </w:tcPr>
          <w:p w14:paraId="797EC0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559939957</w:t>
            </w:r>
          </w:p>
        </w:tc>
      </w:tr>
      <w:tr w:rsidR="00867514" w:rsidRPr="00867514" w14:paraId="7200204C" w14:textId="77777777" w:rsidTr="002424E6">
        <w:trPr>
          <w:trHeight w:val="288"/>
        </w:trPr>
        <w:tc>
          <w:tcPr>
            <w:tcW w:w="2160" w:type="dxa"/>
            <w:shd w:val="clear" w:color="auto" w:fill="F2F2F2" w:themeFill="background1" w:themeFillShade="F2"/>
            <w:noWrap/>
            <w:vAlign w:val="center"/>
            <w:hideMark/>
          </w:tcPr>
          <w:p w14:paraId="5FB03A7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reviewsCount</w:t>
            </w:r>
            <w:proofErr w:type="spellEnd"/>
          </w:p>
        </w:tc>
        <w:tc>
          <w:tcPr>
            <w:tcW w:w="7200" w:type="dxa"/>
            <w:vAlign w:val="center"/>
            <w:hideMark/>
          </w:tcPr>
          <w:p w14:paraId="06BF3FD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12</w:t>
            </w:r>
          </w:p>
        </w:tc>
      </w:tr>
      <w:tr w:rsidR="00867514" w:rsidRPr="00867514" w14:paraId="7B03F4DF" w14:textId="77777777" w:rsidTr="002424E6">
        <w:trPr>
          <w:trHeight w:val="288"/>
        </w:trPr>
        <w:tc>
          <w:tcPr>
            <w:tcW w:w="2160" w:type="dxa"/>
            <w:shd w:val="clear" w:color="auto" w:fill="F2F2F2" w:themeFill="background1" w:themeFillShade="F2"/>
            <w:noWrap/>
            <w:vAlign w:val="center"/>
            <w:hideMark/>
          </w:tcPr>
          <w:p w14:paraId="09E3E89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rating</w:t>
            </w:r>
          </w:p>
        </w:tc>
        <w:tc>
          <w:tcPr>
            <w:tcW w:w="7200" w:type="dxa"/>
            <w:vAlign w:val="center"/>
            <w:hideMark/>
          </w:tcPr>
          <w:p w14:paraId="075FA32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5.0</w:t>
            </w:r>
          </w:p>
        </w:tc>
      </w:tr>
      <w:tr w:rsidR="00867514" w:rsidRPr="00867514" w14:paraId="36A23D67" w14:textId="77777777" w:rsidTr="002424E6">
        <w:trPr>
          <w:trHeight w:val="288"/>
        </w:trPr>
        <w:tc>
          <w:tcPr>
            <w:tcW w:w="2160" w:type="dxa"/>
            <w:shd w:val="clear" w:color="auto" w:fill="F2F2F2" w:themeFill="background1" w:themeFillShade="F2"/>
            <w:noWrap/>
            <w:vAlign w:val="center"/>
            <w:hideMark/>
          </w:tcPr>
          <w:p w14:paraId="61D6150F"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numberOfPictures</w:t>
            </w:r>
            <w:proofErr w:type="spellEnd"/>
          </w:p>
        </w:tc>
        <w:tc>
          <w:tcPr>
            <w:tcW w:w="7200" w:type="dxa"/>
            <w:vAlign w:val="center"/>
            <w:hideMark/>
          </w:tcPr>
          <w:p w14:paraId="6CF2B8A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w:t>
            </w:r>
          </w:p>
        </w:tc>
      </w:tr>
    </w:tbl>
    <w:p w14:paraId="28D59AD8" w14:textId="77777777" w:rsidR="00DE3B57" w:rsidRPr="008630E7" w:rsidRDefault="00DE3B57" w:rsidP="008630E7">
      <w:pPr>
        <w:spacing w:after="0"/>
        <w:jc w:val="left"/>
        <w:rPr>
          <w:rFonts w:asciiTheme="minorHAnsi" w:hAnsiTheme="minorHAnsi" w:cstheme="minorHAnsi"/>
          <w:sz w:val="20"/>
          <w:szCs w:val="20"/>
        </w:rPr>
      </w:pPr>
    </w:p>
    <w:sectPr w:rsidR="00DE3B57" w:rsidRPr="008630E7" w:rsidSect="00BA27F2">
      <w:footerReference w:type="even" r:id="rId16"/>
      <w:footerReference w:type="default" r:id="rId17"/>
      <w:headerReference w:type="first" r:id="rId18"/>
      <w:footerReference w:type="first" r:id="rId19"/>
      <w:pgSz w:w="12240" w:h="15840" w:code="1"/>
      <w:pgMar w:top="1080" w:right="1440" w:bottom="72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EPFL - VCO" w:date="2025-10-28T10:11:00Z" w:initials="EPFL">
    <w:p w14:paraId="146CD90B" w14:textId="77777777" w:rsidR="00D00E80" w:rsidRDefault="00D00E80" w:rsidP="00D00E80">
      <w:pPr>
        <w:pStyle w:val="Commentaire"/>
        <w:ind w:left="0" w:firstLine="0"/>
        <w:jc w:val="left"/>
      </w:pPr>
      <w:r>
        <w:rPr>
          <w:rStyle w:val="Marquedecommentaire"/>
        </w:rPr>
        <w:annotationRef/>
      </w:r>
      <w:r>
        <w:rPr>
          <w:lang w:val="fr-CH"/>
        </w:rPr>
        <w:t xml:space="preserve">Mandatory for us and it is not negotiable. </w:t>
      </w:r>
    </w:p>
  </w:comment>
  <w:comment w:id="20" w:author="EPFL - VCO" w:date="2025-10-28T10:12:00Z" w:initials="EPFL">
    <w:p w14:paraId="2534BC2F" w14:textId="77777777" w:rsidR="00D00E80" w:rsidRDefault="00D00E80" w:rsidP="00D00E80">
      <w:pPr>
        <w:pStyle w:val="Commentaire"/>
        <w:ind w:left="0" w:firstLine="0"/>
        <w:jc w:val="left"/>
      </w:pPr>
      <w:r>
        <w:rPr>
          <w:rStyle w:val="Marquedecommentaire"/>
        </w:rPr>
        <w:annotationRef/>
      </w:r>
      <w:r>
        <w:rPr>
          <w:lang w:val="fr-CH"/>
        </w:rPr>
        <w:t>Mandatory for us.</w:t>
      </w:r>
    </w:p>
  </w:comment>
  <w:comment w:id="39" w:author="EPFL - VCO" w:date="2025-10-28T10:13:00Z" w:initials="EPFL">
    <w:p w14:paraId="5C955F46" w14:textId="77777777" w:rsidR="00D00E80" w:rsidRDefault="00D00E80" w:rsidP="00D00E80">
      <w:pPr>
        <w:pStyle w:val="Commentaire"/>
        <w:ind w:left="0" w:firstLine="0"/>
        <w:jc w:val="left"/>
      </w:pPr>
      <w:r>
        <w:rPr>
          <w:rStyle w:val="Marquedecommentaire"/>
        </w:rPr>
        <w:annotationRef/>
      </w:r>
      <w:r>
        <w:rPr>
          <w:lang w:val="fr-CH"/>
        </w:rPr>
        <w:t>As a public institution, we prefer avoiding the application of US laws. In any case, we are not allowed to be subject to arbitration in such a contract.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6CD90B" w15:done="0"/>
  <w15:commentEx w15:paraId="2534BC2F" w15:done="0"/>
  <w15:commentEx w15:paraId="5C955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CB6E5" w16cex:dateUtc="2025-10-28T09:11:00Z"/>
  <w16cex:commentExtensible w16cex:durableId="0344EA32" w16cex:dateUtc="2025-10-28T09:12:00Z"/>
  <w16cex:commentExtensible w16cex:durableId="6FAEECCF" w16cex:dateUtc="2025-10-28T0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6CD90B" w16cid:durableId="533CB6E5"/>
  <w16cid:commentId w16cid:paraId="2534BC2F" w16cid:durableId="0344EA32"/>
  <w16cid:commentId w16cid:paraId="5C955F46" w16cid:durableId="6FAEEC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37EB" w14:textId="77777777" w:rsidR="003B6CD2" w:rsidRDefault="003B6CD2">
      <w:r>
        <w:separator/>
      </w:r>
    </w:p>
  </w:endnote>
  <w:endnote w:type="continuationSeparator" w:id="0">
    <w:p w14:paraId="14D2DCBD" w14:textId="77777777" w:rsidR="003B6CD2" w:rsidRDefault="003B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8DDA" w14:textId="3BC709E2" w:rsidR="00137AA5" w:rsidRDefault="00137AA5">
    <w:pPr>
      <w:pStyle w:val="Pieddepage"/>
    </w:pPr>
    <w:r>
      <w:rPr>
        <w:noProof/>
      </w:rPr>
      <mc:AlternateContent>
        <mc:Choice Requires="wps">
          <w:drawing>
            <wp:anchor distT="0" distB="0" distL="0" distR="0" simplePos="0" relativeHeight="251659264" behindDoc="0" locked="0" layoutInCell="1" allowOverlap="1" wp14:anchorId="5DD2F658" wp14:editId="2A1E0BC7">
              <wp:simplePos x="635" y="635"/>
              <wp:positionH relativeFrom="page">
                <wp:align>left</wp:align>
              </wp:positionH>
              <wp:positionV relativeFrom="page">
                <wp:align>bottom</wp:align>
              </wp:positionV>
              <wp:extent cx="2067560" cy="345440"/>
              <wp:effectExtent l="0" t="0" r="8890" b="0"/>
              <wp:wrapNone/>
              <wp:docPr id="1221685589" name="Text Box 2" descr="This content is for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7560" cy="345440"/>
                      </a:xfrm>
                      <a:prstGeom prst="rect">
                        <a:avLst/>
                      </a:prstGeom>
                      <a:noFill/>
                      <a:ln>
                        <a:noFill/>
                      </a:ln>
                    </wps:spPr>
                    <wps:txbx>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D2F658" id="_x0000_t202" coordsize="21600,21600" o:spt="202" path="m,l,21600r21600,l21600,xe">
              <v:stroke joinstyle="miter"/>
              <v:path gradientshapeok="t" o:connecttype="rect"/>
            </v:shapetype>
            <v:shape id="Text Box 2" o:spid="_x0000_s1026" type="#_x0000_t202" alt="This content is for internal use only" style="position:absolute;left:0;text-align:left;margin-left:0;margin-top:0;width:162.8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" filled="f" stroked="f">
              <v:textbox style="mso-fit-shape-to-text:t" inset="20pt,0,0,15pt">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D5B" w14:textId="028F7FA6" w:rsidR="00E52E1F" w:rsidRDefault="00D00E80" w:rsidP="00BA27F2">
    <w:pPr>
      <w:pStyle w:val="Pieddepage"/>
      <w:ind w:left="0" w:firstLine="0"/>
      <w:jc w:val="center"/>
      <w:rPr>
        <w:rFonts w:ascii="Calibri" w:hAnsi="Calibri"/>
        <w:sz w:val="18"/>
        <w:szCs w:val="18"/>
      </w:rPr>
    </w:pPr>
    <w:r>
      <w:rPr>
        <w:rFonts w:ascii="Calibri" w:hAnsi="Calibri"/>
        <w:noProof/>
        <w:sz w:val="18"/>
        <w:szCs w:val="18"/>
      </w:rPr>
      <w:pict w14:anchorId="0BED89A7">
        <v:rect id="_x0000_i1026" alt="" style="width:468pt;height:.05pt;mso-width-percent:0;mso-height-percent:0;mso-width-percent:0;mso-height-percent:0" o:hralign="center" o:hrstd="t" o:hr="t" fillcolor="#a0a0a0" stroked="f"/>
      </w:pict>
    </w:r>
  </w:p>
  <w:p w14:paraId="75CCA0B5" w14:textId="71727262" w:rsidR="00D0797C" w:rsidRPr="00E52E1F" w:rsidRDefault="005527F7" w:rsidP="00AB24F1">
    <w:pPr>
      <w:pStyle w:val="Pieddepage"/>
      <w:spacing w:after="0"/>
      <w:ind w:left="562" w:hanging="562"/>
      <w:jc w:val="left"/>
      <w:rPr>
        <w:rFonts w:ascii="Calibri" w:hAnsi="Calibri"/>
        <w:b/>
        <w:noProof/>
        <w:sz w:val="18"/>
        <w:szCs w:val="18"/>
      </w:rPr>
    </w:pPr>
    <w:r>
      <w:rPr>
        <w:rFonts w:ascii="Calibri" w:hAnsi="Calibri"/>
        <w:b/>
        <w:spacing w:val="40"/>
        <w:sz w:val="18"/>
        <w:szCs w:val="18"/>
      </w:rPr>
      <w:tab/>
    </w:r>
    <w:r>
      <w:rPr>
        <w:rFonts w:ascii="Calibri" w:hAnsi="Calibri"/>
        <w:b/>
        <w:spacing w:val="40"/>
        <w:sz w:val="18"/>
        <w:szCs w:val="18"/>
      </w:rPr>
      <w:tab/>
    </w:r>
    <w:r w:rsidR="00E52E1F" w:rsidRPr="00E57469">
      <w:rPr>
        <w:rFonts w:ascii="Calibri" w:hAnsi="Calibri"/>
        <w:b/>
        <w:spacing w:val="40"/>
        <w:sz w:val="18"/>
        <w:szCs w:val="18"/>
      </w:rPr>
      <w:t>CONFIDENTIAL</w:t>
    </w:r>
    <w:r>
      <w:rPr>
        <w:rFonts w:ascii="Calibri" w:hAnsi="Calibri"/>
        <w:b/>
        <w:spacing w:val="40"/>
        <w:sz w:val="18"/>
        <w:szCs w:val="18"/>
      </w:rPr>
      <w:tab/>
    </w:r>
    <w:r w:rsidR="00D0797C" w:rsidRPr="00D0797C">
      <w:rPr>
        <w:rFonts w:ascii="Calibri" w:hAnsi="Calibri"/>
        <w:b/>
        <w:sz w:val="18"/>
        <w:szCs w:val="18"/>
      </w:rPr>
      <w:fldChar w:fldCharType="begin"/>
    </w:r>
    <w:r w:rsidR="00D0797C" w:rsidRPr="00D0797C">
      <w:rPr>
        <w:rFonts w:ascii="Calibri" w:hAnsi="Calibri"/>
        <w:b/>
        <w:sz w:val="18"/>
        <w:szCs w:val="18"/>
      </w:rPr>
      <w:instrText xml:space="preserve"> PAGE   \* MERGEFORMAT </w:instrText>
    </w:r>
    <w:r w:rsidR="00D0797C" w:rsidRPr="00D0797C">
      <w:rPr>
        <w:rFonts w:ascii="Calibri" w:hAnsi="Calibri"/>
        <w:b/>
        <w:sz w:val="18"/>
        <w:szCs w:val="18"/>
      </w:rPr>
      <w:fldChar w:fldCharType="separate"/>
    </w:r>
    <w:r w:rsidR="00D0797C" w:rsidRPr="00D0797C">
      <w:rPr>
        <w:rFonts w:ascii="Calibri" w:hAnsi="Calibri"/>
        <w:b/>
        <w:noProof/>
        <w:sz w:val="18"/>
        <w:szCs w:val="18"/>
      </w:rPr>
      <w:t>1</w:t>
    </w:r>
    <w:r w:rsidR="00D0797C" w:rsidRPr="00D0797C">
      <w:rPr>
        <w:rFonts w:ascii="Calibri" w:hAnsi="Calibri"/>
        <w:b/>
        <w:noProof/>
        <w:sz w:val="18"/>
        <w:szCs w:val="18"/>
      </w:rPr>
      <w:fldChar w:fldCharType="end"/>
    </w:r>
    <w:r w:rsidR="00D0797C">
      <w:rPr>
        <w:rFonts w:ascii="Calibri" w:hAnsi="Calibri"/>
        <w:b/>
        <w:noProof/>
        <w:sz w:val="18"/>
        <w:szCs w:val="18"/>
      </w:rPr>
      <w:t xml:space="preserve"> of </w:t>
    </w:r>
    <w:r w:rsidR="00026C8D">
      <w:rPr>
        <w:rFonts w:ascii="Calibri" w:hAnsi="Calibri"/>
        <w:b/>
        <w:noProof/>
        <w:sz w:val="18"/>
        <w:szCs w:val="18"/>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4E6A" w14:textId="053A1711" w:rsidR="00E52E1F" w:rsidRDefault="00D00E80" w:rsidP="00397051">
    <w:pPr>
      <w:pStyle w:val="Pieddepage"/>
      <w:spacing w:after="0"/>
      <w:ind w:left="0" w:firstLine="0"/>
      <w:jc w:val="center"/>
      <w:rPr>
        <w:rFonts w:ascii="Calibri" w:hAnsi="Calibri"/>
        <w:sz w:val="18"/>
        <w:szCs w:val="18"/>
      </w:rPr>
    </w:pPr>
    <w:r>
      <w:rPr>
        <w:rFonts w:ascii="Calibri" w:hAnsi="Calibri"/>
        <w:noProof/>
        <w:sz w:val="18"/>
        <w:szCs w:val="18"/>
      </w:rPr>
      <w:pict w14:anchorId="014ABA97">
        <v:rect id="_x0000_i1027" alt="" style="width:468pt;height:.05pt;mso-width-percent:0;mso-height-percent:0;mso-width-percent:0;mso-height-percent:0" o:hralign="center" o:hrstd="t" o:hr="t" fillcolor="#a0a0a0" stroked="f"/>
      </w:pict>
    </w:r>
  </w:p>
  <w:p w14:paraId="4DCFCEF5" w14:textId="00BA926C" w:rsidR="00625911" w:rsidRPr="00397051" w:rsidRDefault="00E52E1F" w:rsidP="00397051">
    <w:pPr>
      <w:pStyle w:val="Pieddepage"/>
      <w:spacing w:after="0"/>
      <w:jc w:val="center"/>
      <w:rPr>
        <w:rFonts w:ascii="Calibri" w:hAnsi="Calibri"/>
        <w:b/>
        <w:spacing w:val="40"/>
        <w:sz w:val="18"/>
        <w:szCs w:val="18"/>
      </w:rPr>
    </w:pPr>
    <w:r w:rsidRPr="00397051">
      <w:rPr>
        <w:rFonts w:ascii="Calibri" w:hAnsi="Calibri"/>
        <w:b/>
        <w:spacing w:val="40"/>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14015" w14:textId="77777777" w:rsidR="003B6CD2" w:rsidRDefault="003B6CD2">
      <w:r>
        <w:separator/>
      </w:r>
    </w:p>
  </w:footnote>
  <w:footnote w:type="continuationSeparator" w:id="0">
    <w:p w14:paraId="315EA2E4" w14:textId="77777777" w:rsidR="003B6CD2" w:rsidRDefault="003B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AB0E" w14:textId="690F013F" w:rsidR="00EB0450" w:rsidRDefault="005C6C58">
    <w:pPr>
      <w:pStyle w:val="En-tte"/>
    </w:pPr>
    <w:r>
      <w:rPr>
        <w:noProof/>
      </w:rPr>
      <w:drawing>
        <wp:inline distT="0" distB="0" distL="0" distR="0" wp14:anchorId="7FAFC086" wp14:editId="1479D170">
          <wp:extent cx="1813560" cy="368918"/>
          <wp:effectExtent l="0" t="0" r="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6410" t="42949" r="16154" b="43333"/>
                  <a:stretch/>
                </pic:blipFill>
                <pic:spPr bwMode="auto">
                  <a:xfrm>
                    <a:off x="0" y="0"/>
                    <a:ext cx="1862787" cy="37893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17D44859"/>
    <w:multiLevelType w:val="hybridMultilevel"/>
    <w:tmpl w:val="71F6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248D3"/>
    <w:multiLevelType w:val="multilevel"/>
    <w:tmpl w:val="5CE2C03C"/>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47112554"/>
    <w:multiLevelType w:val="hybridMultilevel"/>
    <w:tmpl w:val="63F05054"/>
    <w:lvl w:ilvl="0" w:tplc="3A68F474">
      <w:numFmt w:val="bullet"/>
      <w:lvlText w:val="•"/>
      <w:lvlJc w:val="left"/>
      <w:pPr>
        <w:ind w:left="564" w:hanging="564"/>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E666AA0"/>
    <w:multiLevelType w:val="hybridMultilevel"/>
    <w:tmpl w:val="B1C2D466"/>
    <w:lvl w:ilvl="0" w:tplc="E97243A2">
      <w:start w:val="1"/>
      <w:numFmt w:val="bullet"/>
      <w:lvlText w:val=""/>
      <w:lvlPicBulletId w:val="0"/>
      <w:lvlJc w:val="left"/>
      <w:pPr>
        <w:tabs>
          <w:tab w:val="num" w:pos="720"/>
        </w:tabs>
        <w:ind w:left="720" w:hanging="360"/>
      </w:pPr>
      <w:rPr>
        <w:rFonts w:ascii="Symbol" w:hAnsi="Symbol" w:hint="default"/>
      </w:rPr>
    </w:lvl>
    <w:lvl w:ilvl="1" w:tplc="F3825B38" w:tentative="1">
      <w:start w:val="1"/>
      <w:numFmt w:val="bullet"/>
      <w:lvlText w:val=""/>
      <w:lvlJc w:val="left"/>
      <w:pPr>
        <w:tabs>
          <w:tab w:val="num" w:pos="1440"/>
        </w:tabs>
        <w:ind w:left="1440" w:hanging="360"/>
      </w:pPr>
      <w:rPr>
        <w:rFonts w:ascii="Symbol" w:hAnsi="Symbol" w:hint="default"/>
      </w:rPr>
    </w:lvl>
    <w:lvl w:ilvl="2" w:tplc="EA1E478C" w:tentative="1">
      <w:start w:val="1"/>
      <w:numFmt w:val="bullet"/>
      <w:lvlText w:val=""/>
      <w:lvlJc w:val="left"/>
      <w:pPr>
        <w:tabs>
          <w:tab w:val="num" w:pos="2160"/>
        </w:tabs>
        <w:ind w:left="2160" w:hanging="360"/>
      </w:pPr>
      <w:rPr>
        <w:rFonts w:ascii="Symbol" w:hAnsi="Symbol" w:hint="default"/>
      </w:rPr>
    </w:lvl>
    <w:lvl w:ilvl="3" w:tplc="4E323266" w:tentative="1">
      <w:start w:val="1"/>
      <w:numFmt w:val="bullet"/>
      <w:lvlText w:val=""/>
      <w:lvlJc w:val="left"/>
      <w:pPr>
        <w:tabs>
          <w:tab w:val="num" w:pos="2880"/>
        </w:tabs>
        <w:ind w:left="2880" w:hanging="360"/>
      </w:pPr>
      <w:rPr>
        <w:rFonts w:ascii="Symbol" w:hAnsi="Symbol" w:hint="default"/>
      </w:rPr>
    </w:lvl>
    <w:lvl w:ilvl="4" w:tplc="ECEA64F8" w:tentative="1">
      <w:start w:val="1"/>
      <w:numFmt w:val="bullet"/>
      <w:lvlText w:val=""/>
      <w:lvlJc w:val="left"/>
      <w:pPr>
        <w:tabs>
          <w:tab w:val="num" w:pos="3600"/>
        </w:tabs>
        <w:ind w:left="3600" w:hanging="360"/>
      </w:pPr>
      <w:rPr>
        <w:rFonts w:ascii="Symbol" w:hAnsi="Symbol" w:hint="default"/>
      </w:rPr>
    </w:lvl>
    <w:lvl w:ilvl="5" w:tplc="E288080E" w:tentative="1">
      <w:start w:val="1"/>
      <w:numFmt w:val="bullet"/>
      <w:lvlText w:val=""/>
      <w:lvlJc w:val="left"/>
      <w:pPr>
        <w:tabs>
          <w:tab w:val="num" w:pos="4320"/>
        </w:tabs>
        <w:ind w:left="4320" w:hanging="360"/>
      </w:pPr>
      <w:rPr>
        <w:rFonts w:ascii="Symbol" w:hAnsi="Symbol" w:hint="default"/>
      </w:rPr>
    </w:lvl>
    <w:lvl w:ilvl="6" w:tplc="4D424628" w:tentative="1">
      <w:start w:val="1"/>
      <w:numFmt w:val="bullet"/>
      <w:lvlText w:val=""/>
      <w:lvlJc w:val="left"/>
      <w:pPr>
        <w:tabs>
          <w:tab w:val="num" w:pos="5040"/>
        </w:tabs>
        <w:ind w:left="5040" w:hanging="360"/>
      </w:pPr>
      <w:rPr>
        <w:rFonts w:ascii="Symbol" w:hAnsi="Symbol" w:hint="default"/>
      </w:rPr>
    </w:lvl>
    <w:lvl w:ilvl="7" w:tplc="CB0E960E" w:tentative="1">
      <w:start w:val="1"/>
      <w:numFmt w:val="bullet"/>
      <w:lvlText w:val=""/>
      <w:lvlJc w:val="left"/>
      <w:pPr>
        <w:tabs>
          <w:tab w:val="num" w:pos="5760"/>
        </w:tabs>
        <w:ind w:left="5760" w:hanging="360"/>
      </w:pPr>
      <w:rPr>
        <w:rFonts w:ascii="Symbol" w:hAnsi="Symbol" w:hint="default"/>
      </w:rPr>
    </w:lvl>
    <w:lvl w:ilvl="8" w:tplc="1A6AAE5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F4E7057"/>
    <w:multiLevelType w:val="multilevel"/>
    <w:tmpl w:val="1828FA96"/>
    <w:lvl w:ilvl="0">
      <w:start w:val="1"/>
      <w:numFmt w:val="decimal"/>
      <w:lvlText w:val="%1."/>
      <w:lvlJc w:val="left"/>
      <w:pPr>
        <w:ind w:left="216" w:firstLine="0"/>
      </w:pPr>
      <w:rPr>
        <w:rFonts w:asciiTheme="minorHAnsi" w:hAnsiTheme="minorHAnsi" w:cstheme="minorHAnsi" w:hint="default"/>
        <w:b/>
        <w:i w:val="0"/>
      </w:rPr>
    </w:lvl>
    <w:lvl w:ilvl="1">
      <w:start w:val="1"/>
      <w:numFmt w:val="decimal"/>
      <w:lvlText w:val="%1.%2."/>
      <w:lvlJc w:val="left"/>
      <w:pPr>
        <w:ind w:left="-432" w:firstLine="432"/>
      </w:pPr>
      <w:rPr>
        <w:b w:val="0"/>
        <w:i w:val="0"/>
        <w:color w:val="auto"/>
      </w:r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5" w15:restartNumberingAfterBreak="0">
    <w:nsid w:val="668975AE"/>
    <w:multiLevelType w:val="hybridMultilevel"/>
    <w:tmpl w:val="E35245E8"/>
    <w:lvl w:ilvl="0" w:tplc="6AA81EEC">
      <w:start w:val="1"/>
      <w:numFmt w:val="decimal"/>
      <w:lvlText w:val="%1."/>
      <w:lvlJc w:val="left"/>
      <w:pPr>
        <w:ind w:left="360" w:hanging="360"/>
      </w:pPr>
    </w:lvl>
    <w:lvl w:ilvl="1" w:tplc="90D833CE">
      <w:start w:val="1"/>
      <w:numFmt w:val="lowerLetter"/>
      <w:lvlText w:val="%2."/>
      <w:lvlJc w:val="left"/>
      <w:pPr>
        <w:ind w:left="1080" w:hanging="360"/>
      </w:pPr>
    </w:lvl>
    <w:lvl w:ilvl="2" w:tplc="EA80E72C">
      <w:start w:val="1"/>
      <w:numFmt w:val="lowerRoman"/>
      <w:lvlText w:val="%3."/>
      <w:lvlJc w:val="right"/>
      <w:pPr>
        <w:ind w:left="1800" w:hanging="180"/>
      </w:pPr>
    </w:lvl>
    <w:lvl w:ilvl="3" w:tplc="0E5E916E">
      <w:start w:val="1"/>
      <w:numFmt w:val="decimal"/>
      <w:lvlText w:val="%4."/>
      <w:lvlJc w:val="left"/>
      <w:pPr>
        <w:ind w:left="2520" w:hanging="360"/>
      </w:pPr>
    </w:lvl>
    <w:lvl w:ilvl="4" w:tplc="B2701824">
      <w:start w:val="1"/>
      <w:numFmt w:val="lowerLetter"/>
      <w:lvlText w:val="%5."/>
      <w:lvlJc w:val="left"/>
      <w:pPr>
        <w:ind w:left="3240" w:hanging="360"/>
      </w:pPr>
    </w:lvl>
    <w:lvl w:ilvl="5" w:tplc="990E3EB0">
      <w:start w:val="1"/>
      <w:numFmt w:val="lowerRoman"/>
      <w:lvlText w:val="%6."/>
      <w:lvlJc w:val="right"/>
      <w:pPr>
        <w:ind w:left="3960" w:hanging="180"/>
      </w:pPr>
    </w:lvl>
    <w:lvl w:ilvl="6" w:tplc="4DE4AB5E">
      <w:start w:val="1"/>
      <w:numFmt w:val="decimal"/>
      <w:lvlText w:val="%7."/>
      <w:lvlJc w:val="left"/>
      <w:pPr>
        <w:ind w:left="4680" w:hanging="360"/>
      </w:pPr>
    </w:lvl>
    <w:lvl w:ilvl="7" w:tplc="D14043E8">
      <w:start w:val="1"/>
      <w:numFmt w:val="lowerLetter"/>
      <w:lvlText w:val="%8."/>
      <w:lvlJc w:val="left"/>
      <w:pPr>
        <w:ind w:left="5400" w:hanging="360"/>
      </w:pPr>
    </w:lvl>
    <w:lvl w:ilvl="8" w:tplc="8EA6DD20">
      <w:start w:val="1"/>
      <w:numFmt w:val="lowerRoman"/>
      <w:lvlText w:val="%9."/>
      <w:lvlJc w:val="right"/>
      <w:pPr>
        <w:ind w:left="6120" w:hanging="180"/>
      </w:pPr>
    </w:lvl>
  </w:abstractNum>
  <w:abstractNum w:abstractNumId="6" w15:restartNumberingAfterBreak="0">
    <w:nsid w:val="67EA47EE"/>
    <w:multiLevelType w:val="hybridMultilevel"/>
    <w:tmpl w:val="A24846F4"/>
    <w:lvl w:ilvl="0" w:tplc="3A68F474">
      <w:numFmt w:val="bullet"/>
      <w:lvlText w:val="•"/>
      <w:lvlJc w:val="left"/>
      <w:pPr>
        <w:ind w:left="924" w:hanging="564"/>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F13D1"/>
    <w:multiLevelType w:val="multilevel"/>
    <w:tmpl w:val="C96E249C"/>
    <w:lvl w:ilvl="0">
      <w:start w:val="1"/>
      <w:numFmt w:val="decimal"/>
      <w:lvlText w:val="%1"/>
      <w:lvlJc w:val="left"/>
      <w:pPr>
        <w:ind w:left="510" w:firstLine="0"/>
      </w:pPr>
    </w:lvl>
    <w:lvl w:ilvl="1">
      <w:start w:val="1"/>
      <w:numFmt w:val="decimal"/>
      <w:lvlText w:val="%1.%2"/>
      <w:lvlJc w:val="left"/>
      <w:pPr>
        <w:ind w:left="726" w:firstLine="215"/>
      </w:pPr>
    </w:lvl>
    <w:lvl w:ilvl="2">
      <w:start w:val="1"/>
      <w:numFmt w:val="decimal"/>
      <w:lvlText w:val="%1.%2.%3"/>
      <w:lvlJc w:val="left"/>
      <w:pPr>
        <w:ind w:left="1152" w:firstLine="432"/>
      </w:pPr>
    </w:lvl>
    <w:lvl w:ilvl="3">
      <w:start w:val="1"/>
      <w:numFmt w:val="decimal"/>
      <w:lvlText w:val="%1.%2.%3.%4"/>
      <w:lvlJc w:val="left"/>
      <w:pPr>
        <w:ind w:left="1368" w:firstLine="648"/>
      </w:pPr>
    </w:lvl>
    <w:lvl w:ilvl="4">
      <w:start w:val="1"/>
      <w:numFmt w:val="decimal"/>
      <w:lvlText w:val="%1.%2.%3.%4.%5"/>
      <w:lvlJc w:val="left"/>
      <w:pPr>
        <w:ind w:left="1944" w:firstLine="864"/>
      </w:pPr>
    </w:lvl>
    <w:lvl w:ilvl="5">
      <w:start w:val="1"/>
      <w:numFmt w:val="decimal"/>
      <w:lvlText w:val="%1.%2.%3.%4.%5.%6"/>
      <w:lvlJc w:val="left"/>
      <w:pPr>
        <w:ind w:left="2160" w:firstLine="1080"/>
      </w:pPr>
    </w:lvl>
    <w:lvl w:ilvl="6">
      <w:start w:val="1"/>
      <w:numFmt w:val="decimal"/>
      <w:lvlText w:val="%1.%2.%3.%4.%5.%6.%7"/>
      <w:lvlJc w:val="left"/>
      <w:pPr>
        <w:ind w:left="2736" w:firstLine="1296"/>
      </w:pPr>
    </w:lvl>
    <w:lvl w:ilvl="7">
      <w:start w:val="1"/>
      <w:numFmt w:val="decimal"/>
      <w:lvlText w:val="%1.%2.%3.%4.%5.%6.%7.%8"/>
      <w:lvlJc w:val="left"/>
      <w:pPr>
        <w:ind w:left="2952" w:firstLine="1512"/>
      </w:pPr>
    </w:lvl>
    <w:lvl w:ilvl="8">
      <w:start w:val="1"/>
      <w:numFmt w:val="decimal"/>
      <w:lvlText w:val="%1.%2.%3.%4.%5.%6.%7.%8.%9"/>
      <w:lvlJc w:val="left"/>
      <w:pPr>
        <w:ind w:left="3528" w:firstLine="1728"/>
      </w:pPr>
    </w:lvl>
  </w:abstractNum>
  <w:num w:numId="1" w16cid:durableId="722607058">
    <w:abstractNumId w:val="5"/>
  </w:num>
  <w:num w:numId="2" w16cid:durableId="1131479953">
    <w:abstractNumId w:val="7"/>
  </w:num>
  <w:num w:numId="3" w16cid:durableId="1998218687">
    <w:abstractNumId w:val="4"/>
  </w:num>
  <w:num w:numId="4" w16cid:durableId="178278064">
    <w:abstractNumId w:val="3"/>
  </w:num>
  <w:num w:numId="5" w16cid:durableId="937368273">
    <w:abstractNumId w:val="1"/>
  </w:num>
  <w:num w:numId="6" w16cid:durableId="1086534538">
    <w:abstractNumId w:val="0"/>
  </w:num>
  <w:num w:numId="7" w16cid:durableId="1521312115">
    <w:abstractNumId w:val="6"/>
  </w:num>
  <w:num w:numId="8" w16cid:durableId="20870698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PFL - VCO">
    <w15:presenceInfo w15:providerId="None" w15:userId="EPFL - V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614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99"/>
    <w:rsid w:val="00000BE8"/>
    <w:rsid w:val="000042EF"/>
    <w:rsid w:val="000078FE"/>
    <w:rsid w:val="00022C6C"/>
    <w:rsid w:val="00026C8D"/>
    <w:rsid w:val="00044AE4"/>
    <w:rsid w:val="00065615"/>
    <w:rsid w:val="00072049"/>
    <w:rsid w:val="00073A24"/>
    <w:rsid w:val="00075AAE"/>
    <w:rsid w:val="00080938"/>
    <w:rsid w:val="00084A20"/>
    <w:rsid w:val="000938B9"/>
    <w:rsid w:val="000A7E9E"/>
    <w:rsid w:val="000C282E"/>
    <w:rsid w:val="000C2841"/>
    <w:rsid w:val="000C54A8"/>
    <w:rsid w:val="000E4D92"/>
    <w:rsid w:val="000F673A"/>
    <w:rsid w:val="0010323D"/>
    <w:rsid w:val="00105F4F"/>
    <w:rsid w:val="00137AA5"/>
    <w:rsid w:val="001426E4"/>
    <w:rsid w:val="00143428"/>
    <w:rsid w:val="00152875"/>
    <w:rsid w:val="00152CA1"/>
    <w:rsid w:val="00153162"/>
    <w:rsid w:val="0016785D"/>
    <w:rsid w:val="00171EFB"/>
    <w:rsid w:val="001879FD"/>
    <w:rsid w:val="001B51AF"/>
    <w:rsid w:val="001C1C6E"/>
    <w:rsid w:val="001C63C8"/>
    <w:rsid w:val="001C72AA"/>
    <w:rsid w:val="001D2054"/>
    <w:rsid w:val="001E46DB"/>
    <w:rsid w:val="001F44D0"/>
    <w:rsid w:val="002035CF"/>
    <w:rsid w:val="002424E6"/>
    <w:rsid w:val="0024297E"/>
    <w:rsid w:val="0028662C"/>
    <w:rsid w:val="002B5F21"/>
    <w:rsid w:val="002C46F0"/>
    <w:rsid w:val="003011C5"/>
    <w:rsid w:val="00353DF1"/>
    <w:rsid w:val="00397051"/>
    <w:rsid w:val="003B6CD2"/>
    <w:rsid w:val="003F1647"/>
    <w:rsid w:val="003F30F3"/>
    <w:rsid w:val="00422E25"/>
    <w:rsid w:val="004340CF"/>
    <w:rsid w:val="00434CB2"/>
    <w:rsid w:val="00454A2D"/>
    <w:rsid w:val="0045562B"/>
    <w:rsid w:val="004710B7"/>
    <w:rsid w:val="00476DF7"/>
    <w:rsid w:val="004818A1"/>
    <w:rsid w:val="0049454F"/>
    <w:rsid w:val="004A4668"/>
    <w:rsid w:val="004B5480"/>
    <w:rsid w:val="004B62C9"/>
    <w:rsid w:val="004C0CB3"/>
    <w:rsid w:val="004C0E8C"/>
    <w:rsid w:val="004E6F53"/>
    <w:rsid w:val="00523E6E"/>
    <w:rsid w:val="005246C4"/>
    <w:rsid w:val="0052671D"/>
    <w:rsid w:val="005527F7"/>
    <w:rsid w:val="00557AE3"/>
    <w:rsid w:val="00582C77"/>
    <w:rsid w:val="00591C7E"/>
    <w:rsid w:val="005A3747"/>
    <w:rsid w:val="005B0E55"/>
    <w:rsid w:val="005C6C58"/>
    <w:rsid w:val="005C7986"/>
    <w:rsid w:val="005C7F3E"/>
    <w:rsid w:val="005D1684"/>
    <w:rsid w:val="0060020E"/>
    <w:rsid w:val="0060164A"/>
    <w:rsid w:val="00606ABF"/>
    <w:rsid w:val="00616384"/>
    <w:rsid w:val="006178A3"/>
    <w:rsid w:val="00625911"/>
    <w:rsid w:val="00637080"/>
    <w:rsid w:val="0066509B"/>
    <w:rsid w:val="0068485C"/>
    <w:rsid w:val="006867E0"/>
    <w:rsid w:val="006C1DE4"/>
    <w:rsid w:val="006C3589"/>
    <w:rsid w:val="006F132D"/>
    <w:rsid w:val="006F661E"/>
    <w:rsid w:val="00702A5B"/>
    <w:rsid w:val="0074616E"/>
    <w:rsid w:val="007671C8"/>
    <w:rsid w:val="00776C6A"/>
    <w:rsid w:val="00782E35"/>
    <w:rsid w:val="0078669A"/>
    <w:rsid w:val="00790A63"/>
    <w:rsid w:val="007930E9"/>
    <w:rsid w:val="0079699B"/>
    <w:rsid w:val="007D4DE8"/>
    <w:rsid w:val="007E252E"/>
    <w:rsid w:val="00800B7F"/>
    <w:rsid w:val="008148E9"/>
    <w:rsid w:val="0083178B"/>
    <w:rsid w:val="0083630F"/>
    <w:rsid w:val="008630E7"/>
    <w:rsid w:val="00866D0B"/>
    <w:rsid w:val="00867514"/>
    <w:rsid w:val="00882AB5"/>
    <w:rsid w:val="00890755"/>
    <w:rsid w:val="008A793B"/>
    <w:rsid w:val="008C2D37"/>
    <w:rsid w:val="008D100D"/>
    <w:rsid w:val="009038C9"/>
    <w:rsid w:val="0092277A"/>
    <w:rsid w:val="00925B19"/>
    <w:rsid w:val="00930175"/>
    <w:rsid w:val="009623E9"/>
    <w:rsid w:val="009656DC"/>
    <w:rsid w:val="00966670"/>
    <w:rsid w:val="0097775F"/>
    <w:rsid w:val="009962DD"/>
    <w:rsid w:val="009B3BCD"/>
    <w:rsid w:val="009C206A"/>
    <w:rsid w:val="009C5599"/>
    <w:rsid w:val="009E2FFD"/>
    <w:rsid w:val="00A32B60"/>
    <w:rsid w:val="00A33C70"/>
    <w:rsid w:val="00A65C42"/>
    <w:rsid w:val="00A705E2"/>
    <w:rsid w:val="00A7244B"/>
    <w:rsid w:val="00A75D53"/>
    <w:rsid w:val="00A90407"/>
    <w:rsid w:val="00A91CA0"/>
    <w:rsid w:val="00AA65A9"/>
    <w:rsid w:val="00AB24F1"/>
    <w:rsid w:val="00AB3F36"/>
    <w:rsid w:val="00B6444C"/>
    <w:rsid w:val="00B6726C"/>
    <w:rsid w:val="00B730F3"/>
    <w:rsid w:val="00BA27F2"/>
    <w:rsid w:val="00BB6052"/>
    <w:rsid w:val="00BD2538"/>
    <w:rsid w:val="00BE241C"/>
    <w:rsid w:val="00C21507"/>
    <w:rsid w:val="00C21C0E"/>
    <w:rsid w:val="00C26ED5"/>
    <w:rsid w:val="00C30D64"/>
    <w:rsid w:val="00C32249"/>
    <w:rsid w:val="00C418E5"/>
    <w:rsid w:val="00C469FF"/>
    <w:rsid w:val="00C8532C"/>
    <w:rsid w:val="00C961EC"/>
    <w:rsid w:val="00C97964"/>
    <w:rsid w:val="00CB02CF"/>
    <w:rsid w:val="00CC671D"/>
    <w:rsid w:val="00CD46E3"/>
    <w:rsid w:val="00CE02FC"/>
    <w:rsid w:val="00CE4595"/>
    <w:rsid w:val="00CF317E"/>
    <w:rsid w:val="00CF5257"/>
    <w:rsid w:val="00D00E80"/>
    <w:rsid w:val="00D0797C"/>
    <w:rsid w:val="00D20E04"/>
    <w:rsid w:val="00D23098"/>
    <w:rsid w:val="00D54923"/>
    <w:rsid w:val="00D61CEF"/>
    <w:rsid w:val="00D80C87"/>
    <w:rsid w:val="00D9754E"/>
    <w:rsid w:val="00DA6F87"/>
    <w:rsid w:val="00DD0855"/>
    <w:rsid w:val="00DD5D2B"/>
    <w:rsid w:val="00DE3B57"/>
    <w:rsid w:val="00E312B2"/>
    <w:rsid w:val="00E52E1F"/>
    <w:rsid w:val="00E57469"/>
    <w:rsid w:val="00EB0450"/>
    <w:rsid w:val="00EB3F8D"/>
    <w:rsid w:val="00EF4C8D"/>
    <w:rsid w:val="00EF6954"/>
    <w:rsid w:val="00F012B1"/>
    <w:rsid w:val="00F05495"/>
    <w:rsid w:val="00F1124D"/>
    <w:rsid w:val="00F135EB"/>
    <w:rsid w:val="00F21267"/>
    <w:rsid w:val="00F51701"/>
    <w:rsid w:val="00F51CB5"/>
    <w:rsid w:val="00F60EA4"/>
    <w:rsid w:val="00F71890"/>
    <w:rsid w:val="00F7201C"/>
    <w:rsid w:val="00F92F6A"/>
    <w:rsid w:val="00F978D0"/>
    <w:rsid w:val="00FC7551"/>
    <w:rsid w:val="00FF0C79"/>
    <w:rsid w:val="0626ED57"/>
    <w:rsid w:val="0BC374B9"/>
    <w:rsid w:val="0C44F6A5"/>
    <w:rsid w:val="183E85E1"/>
    <w:rsid w:val="24C9ADCE"/>
    <w:rsid w:val="27C8062B"/>
    <w:rsid w:val="3C1DA0B3"/>
    <w:rsid w:val="3C6EF403"/>
    <w:rsid w:val="48C84665"/>
    <w:rsid w:val="4DDC65C4"/>
    <w:rsid w:val="4EEC7FC4"/>
    <w:rsid w:val="529406D1"/>
    <w:rsid w:val="5498B14D"/>
    <w:rsid w:val="5D8EB3BA"/>
    <w:rsid w:val="6770F747"/>
    <w:rsid w:val="6EA575C3"/>
    <w:rsid w:val="7DCC8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7"/>
    <o:shapelayout v:ext="edit">
      <o:idmap v:ext="edit" data="2"/>
    </o:shapelayout>
  </w:shapeDefaults>
  <w:decimalSymbol w:val="."/>
  <w:listSeparator w:val=";"/>
  <w14:docId w14:val="7DF2A5D0"/>
  <w15:chartTrackingRefBased/>
  <w15:docId w15:val="{C9799A3A-B42E-4338-81C0-C9A482E7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ind w:left="567" w:hanging="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5599"/>
    <w:rPr>
      <w:rFonts w:ascii="Times New Roman" w:eastAsia="Times New Roman" w:hAnsi="Times New Roman" w:cs="Times New Roman"/>
      <w:color w:val="000000"/>
      <w:sz w:val="24"/>
      <w:szCs w:val="24"/>
    </w:rPr>
  </w:style>
  <w:style w:type="paragraph" w:styleId="Titre1">
    <w:name w:val="heading 1"/>
    <w:basedOn w:val="Normal"/>
    <w:next w:val="Normal"/>
    <w:link w:val="Titre1Car"/>
    <w:uiPriority w:val="9"/>
    <w:qFormat/>
    <w:rsid w:val="006848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rsid w:val="009C5599"/>
    <w:pPr>
      <w:keepNext/>
      <w:keepLines/>
      <w:tabs>
        <w:tab w:val="left" w:pos="360"/>
      </w:tabs>
      <w:outlineLvl w:val="1"/>
    </w:pPr>
    <w:rPr>
      <w:rFonts w:ascii="Arial" w:eastAsia="Arial" w:hAnsi="Arial" w:cs="Arial"/>
      <w:sz w:val="22"/>
      <w:szCs w:val="22"/>
      <w:u w:val="singl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9C5599"/>
    <w:rPr>
      <w:rFonts w:ascii="Arial" w:eastAsia="Arial" w:hAnsi="Arial" w:cs="Arial"/>
      <w:color w:val="000000"/>
      <w:u w:val="single"/>
    </w:rPr>
  </w:style>
  <w:style w:type="paragraph" w:styleId="En-tte">
    <w:name w:val="header"/>
    <w:basedOn w:val="Normal"/>
    <w:link w:val="En-tteCar"/>
    <w:uiPriority w:val="99"/>
    <w:unhideWhenUsed/>
    <w:rsid w:val="009C5599"/>
    <w:pPr>
      <w:tabs>
        <w:tab w:val="center" w:pos="4680"/>
        <w:tab w:val="right" w:pos="9360"/>
      </w:tabs>
    </w:pPr>
  </w:style>
  <w:style w:type="character" w:customStyle="1" w:styleId="En-tteCar">
    <w:name w:val="En-tête Car"/>
    <w:basedOn w:val="Policepardfaut"/>
    <w:link w:val="En-tte"/>
    <w:uiPriority w:val="99"/>
    <w:rsid w:val="009C5599"/>
    <w:rPr>
      <w:rFonts w:ascii="Times New Roman" w:eastAsia="Times New Roman" w:hAnsi="Times New Roman" w:cs="Times New Roman"/>
      <w:color w:val="000000"/>
      <w:sz w:val="24"/>
      <w:szCs w:val="24"/>
    </w:rPr>
  </w:style>
  <w:style w:type="paragraph" w:styleId="Pieddepage">
    <w:name w:val="footer"/>
    <w:basedOn w:val="Normal"/>
    <w:link w:val="PieddepageCar"/>
    <w:uiPriority w:val="99"/>
    <w:unhideWhenUsed/>
    <w:rsid w:val="009C5599"/>
    <w:pPr>
      <w:tabs>
        <w:tab w:val="center" w:pos="4680"/>
        <w:tab w:val="right" w:pos="9360"/>
      </w:tabs>
    </w:pPr>
  </w:style>
  <w:style w:type="character" w:customStyle="1" w:styleId="PieddepageCar">
    <w:name w:val="Pied de page Car"/>
    <w:basedOn w:val="Policepardfaut"/>
    <w:link w:val="Pieddepage"/>
    <w:uiPriority w:val="99"/>
    <w:rsid w:val="009C5599"/>
    <w:rPr>
      <w:rFonts w:ascii="Times New Roman" w:eastAsia="Times New Roman" w:hAnsi="Times New Roman" w:cs="Times New Roman"/>
      <w:color w:val="000000"/>
      <w:sz w:val="24"/>
      <w:szCs w:val="24"/>
    </w:rPr>
  </w:style>
  <w:style w:type="paragraph" w:styleId="Paragraphedeliste">
    <w:name w:val="List Paragraph"/>
    <w:basedOn w:val="Normal"/>
    <w:uiPriority w:val="34"/>
    <w:qFormat/>
    <w:rsid w:val="00E52E1F"/>
    <w:pPr>
      <w:ind w:left="720"/>
      <w:contextualSpacing/>
    </w:pPr>
  </w:style>
  <w:style w:type="table" w:styleId="Grilledutableau">
    <w:name w:val="Table Grid"/>
    <w:basedOn w:val="TableauNormal"/>
    <w:uiPriority w:val="39"/>
    <w:rsid w:val="00E52E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469FF"/>
    <w:rPr>
      <w:rFonts w:ascii="Segoe UI" w:hAnsi="Segoe UI" w:cs="Segoe UI"/>
      <w:sz w:val="18"/>
      <w:szCs w:val="18"/>
    </w:rPr>
  </w:style>
  <w:style w:type="character" w:customStyle="1" w:styleId="TextedebullesCar">
    <w:name w:val="Texte de bulles Car"/>
    <w:basedOn w:val="Policepardfaut"/>
    <w:link w:val="Textedebulles"/>
    <w:uiPriority w:val="99"/>
    <w:semiHidden/>
    <w:rsid w:val="00C469FF"/>
    <w:rPr>
      <w:rFonts w:ascii="Segoe UI" w:eastAsia="Times New Roman" w:hAnsi="Segoe UI" w:cs="Segoe UI"/>
      <w:color w:val="000000"/>
      <w:sz w:val="18"/>
      <w:szCs w:val="18"/>
    </w:rPr>
  </w:style>
  <w:style w:type="character" w:styleId="Marquedecommentaire">
    <w:name w:val="annotation reference"/>
    <w:basedOn w:val="Policepardfaut"/>
    <w:uiPriority w:val="99"/>
    <w:semiHidden/>
    <w:unhideWhenUsed/>
    <w:rsid w:val="00D80C87"/>
    <w:rPr>
      <w:sz w:val="16"/>
      <w:szCs w:val="16"/>
    </w:rPr>
  </w:style>
  <w:style w:type="paragraph" w:styleId="Commentaire">
    <w:name w:val="annotation text"/>
    <w:basedOn w:val="Normal"/>
    <w:link w:val="CommentaireCar"/>
    <w:uiPriority w:val="99"/>
    <w:unhideWhenUsed/>
    <w:rsid w:val="00D80C87"/>
    <w:rPr>
      <w:sz w:val="20"/>
      <w:szCs w:val="20"/>
    </w:rPr>
  </w:style>
  <w:style w:type="character" w:customStyle="1" w:styleId="CommentaireCar">
    <w:name w:val="Commentaire Car"/>
    <w:basedOn w:val="Policepardfaut"/>
    <w:link w:val="Commentaire"/>
    <w:uiPriority w:val="99"/>
    <w:rsid w:val="00D80C87"/>
    <w:rPr>
      <w:rFonts w:ascii="Times New Roman" w:eastAsia="Times New Roman" w:hAnsi="Times New Roman" w:cs="Times New Roman"/>
      <w:color w:val="000000"/>
      <w:sz w:val="20"/>
      <w:szCs w:val="20"/>
    </w:rPr>
  </w:style>
  <w:style w:type="paragraph" w:styleId="Objetducommentaire">
    <w:name w:val="annotation subject"/>
    <w:basedOn w:val="Commentaire"/>
    <w:next w:val="Commentaire"/>
    <w:link w:val="ObjetducommentaireCar"/>
    <w:uiPriority w:val="99"/>
    <w:semiHidden/>
    <w:unhideWhenUsed/>
    <w:rsid w:val="00D80C87"/>
    <w:rPr>
      <w:b/>
      <w:bCs/>
    </w:rPr>
  </w:style>
  <w:style w:type="character" w:customStyle="1" w:styleId="ObjetducommentaireCar">
    <w:name w:val="Objet du commentaire Car"/>
    <w:basedOn w:val="CommentaireCar"/>
    <w:link w:val="Objetducommentaire"/>
    <w:uiPriority w:val="99"/>
    <w:semiHidden/>
    <w:rsid w:val="00D80C87"/>
    <w:rPr>
      <w:rFonts w:ascii="Times New Roman" w:eastAsia="Times New Roman" w:hAnsi="Times New Roman" w:cs="Times New Roman"/>
      <w:b/>
      <w:bCs/>
      <w:color w:val="000000"/>
      <w:sz w:val="20"/>
      <w:szCs w:val="20"/>
    </w:rPr>
  </w:style>
  <w:style w:type="paragraph" w:styleId="Rvision">
    <w:name w:val="Revision"/>
    <w:hidden/>
    <w:uiPriority w:val="99"/>
    <w:semiHidden/>
    <w:rsid w:val="00D80C87"/>
    <w:pPr>
      <w:spacing w:after="0"/>
    </w:pPr>
    <w:rPr>
      <w:rFonts w:ascii="Times New Roman" w:eastAsia="Times New Roman" w:hAnsi="Times New Roman" w:cs="Times New Roman"/>
      <w:color w:val="000000"/>
      <w:sz w:val="24"/>
      <w:szCs w:val="24"/>
    </w:rPr>
  </w:style>
  <w:style w:type="character" w:styleId="Lienhypertexte">
    <w:name w:val="Hyperlink"/>
    <w:basedOn w:val="Policepardfaut"/>
    <w:uiPriority w:val="99"/>
    <w:semiHidden/>
    <w:unhideWhenUsed/>
    <w:rsid w:val="00867514"/>
    <w:rPr>
      <w:color w:val="1155CC"/>
      <w:u w:val="single"/>
    </w:rPr>
  </w:style>
  <w:style w:type="character" w:customStyle="1" w:styleId="Titre1Car">
    <w:name w:val="Titre 1 Car"/>
    <w:basedOn w:val="Policepardfaut"/>
    <w:link w:val="Titre1"/>
    <w:uiPriority w:val="9"/>
    <w:rsid w:val="0068485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5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7-eleven.com/"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9874193702F24FA6EE97DBDC205F89" ma:contentTypeVersion="20" ma:contentTypeDescription="Create a new document." ma:contentTypeScope="" ma:versionID="01cd4f67df902cc2e88308aeaef17cdb">
  <xsd:schema xmlns:xsd="http://www.w3.org/2001/XMLSchema" xmlns:xs="http://www.w3.org/2001/XMLSchema" xmlns:p="http://schemas.microsoft.com/office/2006/metadata/properties" xmlns:ns2="337d202c-f901-410e-9a69-741211255d0d" xmlns:ns3="d70bbdaa-f788-4e4e-bbf1-3878422ee291" xmlns:ns4="6ffc9523-dcd5-422f-bee6-f8599c6bab66" targetNamespace="http://schemas.microsoft.com/office/2006/metadata/properties" ma:root="true" ma:fieldsID="1f2ec575e2ebc2776400e11984abbe68" ns2:_="" ns3:_="" ns4:_="">
    <xsd:import namespace="337d202c-f901-410e-9a69-741211255d0d"/>
    <xsd:import namespace="d70bbdaa-f788-4e4e-bbf1-3878422ee291"/>
    <xsd:import namespace="6ffc9523-dcd5-422f-bee6-f8599c6bab6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d202c-f901-410e-9a69-741211255d0d"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0bbdaa-f788-4e4e-bbf1-3878422ee29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1960c74-1062-48a2-b09b-cc19c462f57d"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fc9523-dcd5-422f-bee6-f8599c6bab6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096e2f-07d7-44c0-9fe4-b7ee58700f8a}" ma:internalName="TaxCatchAll" ma:showField="CatchAllData" ma:web="337d202c-f901-410e-9a69-741211255d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337d202c-f901-410e-9a69-741211255d0d">
      <UserInfo>
        <DisplayName/>
        <AccountId xsi:nil="true"/>
        <AccountType/>
      </UserInfo>
    </SharedWithUsers>
    <lcf76f155ced4ddcb4097134ff3c332f xmlns="d70bbdaa-f788-4e4e-bbf1-3878422ee291">
      <Terms xmlns="http://schemas.microsoft.com/office/infopath/2007/PartnerControls"/>
    </lcf76f155ced4ddcb4097134ff3c332f>
    <TaxCatchAll xmlns="6ffc9523-dcd5-422f-bee6-f8599c6bab66" xsi:nil="true"/>
  </documentManagement>
</p:properties>
</file>

<file path=customXml/itemProps1.xml><?xml version="1.0" encoding="utf-8"?>
<ds:datastoreItem xmlns:ds="http://schemas.openxmlformats.org/officeDocument/2006/customXml" ds:itemID="{6A5A40B2-5E02-4D4D-8DD3-5B9C56F6B7A4}">
  <ds:schemaRefs>
    <ds:schemaRef ds:uri="http://schemas.openxmlformats.org/officeDocument/2006/bibliography"/>
  </ds:schemaRefs>
</ds:datastoreItem>
</file>

<file path=customXml/itemProps2.xml><?xml version="1.0" encoding="utf-8"?>
<ds:datastoreItem xmlns:ds="http://schemas.openxmlformats.org/officeDocument/2006/customXml" ds:itemID="{184E64DD-FAB2-4FE2-B5BB-133D6B4064F2}">
  <ds:schemaRefs>
    <ds:schemaRef ds:uri="http://schemas.microsoft.com/sharepoint/v3/contenttype/forms"/>
  </ds:schemaRefs>
</ds:datastoreItem>
</file>

<file path=customXml/itemProps3.xml><?xml version="1.0" encoding="utf-8"?>
<ds:datastoreItem xmlns:ds="http://schemas.openxmlformats.org/officeDocument/2006/customXml" ds:itemID="{57E4BEE6-C102-4542-8C91-F91EA0490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d202c-f901-410e-9a69-741211255d0d"/>
    <ds:schemaRef ds:uri="d70bbdaa-f788-4e4e-bbf1-3878422ee291"/>
    <ds:schemaRef ds:uri="6ffc9523-dcd5-422f-bee6-f8599c6ba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C44D31-F959-47B1-A98D-10999251E329}">
  <ds:schemaRefs>
    <ds:schemaRef ds:uri="http://schemas.microsoft.com/office/2006/metadata/properties"/>
    <ds:schemaRef ds:uri="http://schemas.microsoft.com/office/infopath/2007/PartnerControls"/>
    <ds:schemaRef ds:uri="337d202c-f901-410e-9a69-741211255d0d"/>
    <ds:schemaRef ds:uri="d70bbdaa-f788-4e4e-bbf1-3878422ee291"/>
    <ds:schemaRef ds:uri="6ffc9523-dcd5-422f-bee6-f8599c6bab6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3550</Words>
  <Characters>19528</Characters>
  <Application>Microsoft Office Word</Application>
  <DocSecurity>0</DocSecurity>
  <Lines>162</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Solt</dc:creator>
  <cp:keywords/>
  <dc:description/>
  <cp:lastModifiedBy>EPFL - VCO</cp:lastModifiedBy>
  <cp:revision>2</cp:revision>
  <dcterms:created xsi:type="dcterms:W3CDTF">2025-10-28T09:14:00Z</dcterms:created>
  <dcterms:modified xsi:type="dcterms:W3CDTF">2025-10-28T09:14:00Z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0x010100BB9874193702F24FA6EE97DBDC205F89</vt:lpwstr>
  </property>
  <property fmtid="{D5CDD505-2E9C-101B-9397-08002B2CF9AE}" pid="3" name="Order">
    <vt:r8>2400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y fmtid="{D5CDD505-2E9C-101B-9397-08002B2CF9AE}" pid="9" name="ClassificationContentMarkingFooterShapeIds">
    <vt:lpwstr>322191f1,48d17155,33d50f05</vt:lpwstr>
  </property>
  <property fmtid="{D5CDD505-2E9C-101B-9397-08002B2CF9AE}" pid="10" name="ClassificationContentMarkingFooterFontProps">
    <vt:lpwstr>#000000,10,Calibri</vt:lpwstr>
  </property>
  <property fmtid="{D5CDD505-2E9C-101B-9397-08002B2CF9AE}" pid="11" name="ClassificationContentMarkingFooterText">
    <vt:lpwstr>This content is for internal use only</vt:lpwstr>
  </property>
  <property fmtid="{D5CDD505-2E9C-101B-9397-08002B2CF9AE}" pid="12" name="MSIP_Label_a4fa5948-508a-4aff-b875-319c4640d60d_Enabled">
    <vt:lpwstr>true</vt:lpwstr>
  </property>
  <property fmtid="{D5CDD505-2E9C-101B-9397-08002B2CF9AE}" pid="13" name="MSIP_Label_a4fa5948-508a-4aff-b875-319c4640d60d_SetDate">
    <vt:lpwstr>2025-06-30T20:33:04Z</vt:lpwstr>
  </property>
  <property fmtid="{D5CDD505-2E9C-101B-9397-08002B2CF9AE}" pid="14" name="MSIP_Label_a4fa5948-508a-4aff-b875-319c4640d60d_Method">
    <vt:lpwstr>Standard</vt:lpwstr>
  </property>
  <property fmtid="{D5CDD505-2E9C-101B-9397-08002B2CF9AE}" pid="15" name="MSIP_Label_a4fa5948-508a-4aff-b875-319c4640d60d_Name">
    <vt:lpwstr>Internal</vt:lpwstr>
  </property>
  <property fmtid="{D5CDD505-2E9C-101B-9397-08002B2CF9AE}" pid="16" name="MSIP_Label_a4fa5948-508a-4aff-b875-319c4640d60d_SiteId">
    <vt:lpwstr>fdf0ccaa-0346-4b63-8c15-21bf34a62d18</vt:lpwstr>
  </property>
  <property fmtid="{D5CDD505-2E9C-101B-9397-08002B2CF9AE}" pid="17" name="MSIP_Label_a4fa5948-508a-4aff-b875-319c4640d60d_ActionId">
    <vt:lpwstr>038a0e1e-3f4a-4f9f-8afd-3ffb038d8592</vt:lpwstr>
  </property>
  <property fmtid="{D5CDD505-2E9C-101B-9397-08002B2CF9AE}" pid="18" name="MSIP_Label_a4fa5948-508a-4aff-b875-319c4640d60d_ContentBits">
    <vt:lpwstr>2</vt:lpwstr>
  </property>
  <property fmtid="{D5CDD505-2E9C-101B-9397-08002B2CF9AE}" pid="19" name="MSIP_Label_a4fa5948-508a-4aff-b875-319c4640d60d_Tag">
    <vt:lpwstr>10, 3, 0, 1</vt:lpwstr>
  </property>
</Properties>
</file>